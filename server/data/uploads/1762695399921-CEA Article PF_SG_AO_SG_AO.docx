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0FF0" w14:textId="77777777" w:rsidR="006311F8" w:rsidRPr="00CD3DA7" w:rsidRDefault="006311F8" w:rsidP="006311F8">
      <w:pPr>
        <w:pStyle w:val="En-tte"/>
        <w:jc w:val="center"/>
        <w:rPr>
          <w:b/>
          <w:bCs/>
          <w:sz w:val="20"/>
          <w:szCs w:val="20"/>
        </w:rPr>
      </w:pPr>
      <w:r w:rsidRPr="00CD3DA7">
        <w:rPr>
          <w:b/>
          <w:bCs/>
          <w:sz w:val="20"/>
          <w:szCs w:val="20"/>
        </w:rPr>
        <w:t>An AI-Driven Framework for Automated Extraction of Glass Dissolution Data from Scientific Literature</w:t>
      </w:r>
    </w:p>
    <w:p w14:paraId="7DEE20E2" w14:textId="77777777" w:rsidR="006311F8" w:rsidRPr="00CD3DA7" w:rsidRDefault="006311F8" w:rsidP="006311F8">
      <w:pPr>
        <w:rPr>
          <w:b/>
          <w:bCs/>
          <w:sz w:val="16"/>
          <w:szCs w:val="16"/>
        </w:rPr>
      </w:pPr>
    </w:p>
    <w:p w14:paraId="33706EDF" w14:textId="77777777" w:rsidR="006311F8" w:rsidRDefault="006311F8" w:rsidP="006311F8">
      <w:pPr>
        <w:rPr>
          <w:ins w:id="0" w:author="Abdelhak Ouanzougui" w:date="2025-09-28T19:31:00Z"/>
          <w:b/>
          <w:bCs/>
          <w:i/>
          <w:iCs/>
          <w:color w:val="3B3838" w:themeColor="background2" w:themeShade="40"/>
          <w:sz w:val="14"/>
          <w:szCs w:val="14"/>
          <w:lang w:val="fr-FR"/>
        </w:rPr>
      </w:pPr>
      <w:r w:rsidRPr="00753E79">
        <w:rPr>
          <w:b/>
          <w:bCs/>
          <w:i/>
          <w:iCs/>
          <w:color w:val="3B3838" w:themeColor="background2" w:themeShade="40"/>
          <w:sz w:val="14"/>
          <w:szCs w:val="14"/>
          <w:lang w:val="fr-FR"/>
        </w:rPr>
        <w:t xml:space="preserve">Abdelhak Ouanzougui [0009-0001-8249-5187], Caroline Chabal [0000-0002-6958-2542] , Stéphane Gin [0000-0002-1950-9195] , </w:t>
      </w:r>
      <w:commentRangeStart w:id="1"/>
      <w:commentRangeStart w:id="2"/>
      <w:r w:rsidRPr="00753E79">
        <w:rPr>
          <w:b/>
          <w:bCs/>
          <w:i/>
          <w:iCs/>
          <w:color w:val="3B3838" w:themeColor="background2" w:themeShade="40"/>
          <w:sz w:val="14"/>
          <w:szCs w:val="14"/>
          <w:lang w:val="fr-FR"/>
        </w:rPr>
        <w:t xml:space="preserve">Pierre Frugier </w:t>
      </w:r>
      <w:commentRangeEnd w:id="1"/>
      <w:r w:rsidR="00174599">
        <w:rPr>
          <w:rStyle w:val="Marquedecommentaire"/>
        </w:rPr>
        <w:commentReference w:id="1"/>
      </w:r>
      <w:commentRangeEnd w:id="2"/>
      <w:r w:rsidR="00EF153D">
        <w:rPr>
          <w:rStyle w:val="Marquedecommentaire"/>
        </w:rPr>
        <w:commentReference w:id="2"/>
      </w:r>
      <w:r w:rsidRPr="00753E79">
        <w:rPr>
          <w:b/>
          <w:bCs/>
          <w:i/>
          <w:iCs/>
          <w:color w:val="3B3838" w:themeColor="background2" w:themeShade="40"/>
          <w:sz w:val="14"/>
          <w:szCs w:val="14"/>
          <w:lang w:val="fr-FR"/>
        </w:rPr>
        <w:t xml:space="preserve">[0009-0005-3892-027X], </w:t>
      </w:r>
      <w:commentRangeStart w:id="3"/>
      <w:r w:rsidR="002041FA">
        <w:fldChar w:fldCharType="begin"/>
      </w:r>
      <w:r w:rsidR="002041FA" w:rsidRPr="008758BD">
        <w:rPr>
          <w:lang w:val="fr-FR"/>
          <w:rPrChange w:id="4" w:author="FRUGIER Pierre" w:date="2025-08-26T14:58:00Z">
            <w:rPr/>
          </w:rPrChange>
        </w:rPr>
        <w:instrText xml:space="preserve"> HYPERLINK "https://www.researchgate.net/profile/Francois-Le-Fevre?_tp=eyJjb250ZXh0Ijp7ImZpcnN0UGFnZSI6InByb2ZpbGUiLCJwYWdlIjoicHJvZmlsZSJ9fQ" </w:instrText>
      </w:r>
      <w:r w:rsidR="002041FA">
        <w:fldChar w:fldCharType="separate"/>
      </w:r>
      <w:r w:rsidRPr="00753E79">
        <w:rPr>
          <w:rStyle w:val="Lienhypertexte"/>
          <w:b/>
          <w:bCs/>
          <w:i/>
          <w:iCs/>
          <w:color w:val="3B3838" w:themeColor="background2" w:themeShade="40"/>
          <w:sz w:val="14"/>
          <w:szCs w:val="14"/>
          <w:u w:val="none"/>
          <w:lang w:val="fr-FR"/>
        </w:rPr>
        <w:t>François Le Fèvre</w:t>
      </w:r>
      <w:r w:rsidR="002041FA">
        <w:rPr>
          <w:rStyle w:val="Lienhypertexte"/>
          <w:b/>
          <w:bCs/>
          <w:i/>
          <w:iCs/>
          <w:color w:val="3B3838" w:themeColor="background2" w:themeShade="40"/>
          <w:sz w:val="14"/>
          <w:szCs w:val="14"/>
          <w:u w:val="none"/>
          <w:lang w:val="fr-FR"/>
        </w:rPr>
        <w:fldChar w:fldCharType="end"/>
      </w:r>
      <w:commentRangeEnd w:id="3"/>
      <w:r w:rsidR="002D0395">
        <w:rPr>
          <w:rStyle w:val="Marquedecommentaire"/>
        </w:rPr>
        <w:commentReference w:id="3"/>
      </w:r>
      <w:r w:rsidRPr="00753E79">
        <w:rPr>
          <w:b/>
          <w:bCs/>
          <w:i/>
          <w:iCs/>
          <w:color w:val="3B3838" w:themeColor="background2" w:themeShade="40"/>
          <w:sz w:val="14"/>
          <w:szCs w:val="14"/>
          <w:lang w:val="fr-FR"/>
        </w:rPr>
        <w:t xml:space="preserve"> [</w:t>
      </w:r>
      <w:r w:rsidR="002041FA">
        <w:fldChar w:fldCharType="begin"/>
      </w:r>
      <w:r w:rsidR="002041FA" w:rsidRPr="008758BD">
        <w:rPr>
          <w:lang w:val="fr-FR"/>
          <w:rPrChange w:id="5" w:author="FRUGIER Pierre" w:date="2025-08-26T14:58:00Z">
            <w:rPr/>
          </w:rPrChange>
        </w:rPr>
        <w:instrText xml:space="preserve"> HYPERLINK "https://orcid.org/0009-0003-1221-7127" \t "_blank" </w:instrText>
      </w:r>
      <w:r w:rsidR="002041FA">
        <w:fldChar w:fldCharType="separate"/>
      </w:r>
      <w:r w:rsidRPr="00753E79">
        <w:rPr>
          <w:rStyle w:val="Lienhypertexte"/>
          <w:b/>
          <w:bCs/>
          <w:i/>
          <w:iCs/>
          <w:color w:val="3B3838" w:themeColor="background2" w:themeShade="40"/>
          <w:sz w:val="14"/>
          <w:szCs w:val="14"/>
          <w:u w:val="none"/>
          <w:lang w:val="fr-FR"/>
        </w:rPr>
        <w:t>0009-0003-1221-7127</w:t>
      </w:r>
      <w:r w:rsidR="002041FA">
        <w:rPr>
          <w:rStyle w:val="Lienhypertexte"/>
          <w:b/>
          <w:bCs/>
          <w:i/>
          <w:iCs/>
          <w:color w:val="3B3838" w:themeColor="background2" w:themeShade="40"/>
          <w:sz w:val="14"/>
          <w:szCs w:val="14"/>
          <w:u w:val="none"/>
          <w:lang w:val="fr-FR"/>
        </w:rPr>
        <w:fldChar w:fldCharType="end"/>
      </w:r>
      <w:r w:rsidRPr="00753E79">
        <w:rPr>
          <w:b/>
          <w:bCs/>
          <w:i/>
          <w:iCs/>
          <w:color w:val="3B3838" w:themeColor="background2" w:themeShade="40"/>
          <w:sz w:val="14"/>
          <w:szCs w:val="14"/>
          <w:lang w:val="fr-FR"/>
        </w:rPr>
        <w:t>]</w:t>
      </w:r>
    </w:p>
    <w:p w14:paraId="4DC1E10D" w14:textId="50E97F8A" w:rsidR="00EF153D" w:rsidRDefault="00EF153D" w:rsidP="00EF153D">
      <w:pPr>
        <w:rPr>
          <w:ins w:id="6" w:author="GIN Stephane" w:date="2025-10-10T08:32:00Z"/>
          <w:b/>
          <w:bCs/>
          <w:i/>
          <w:iCs/>
          <w:color w:val="3B3838" w:themeColor="background2" w:themeShade="40"/>
          <w:sz w:val="14"/>
          <w:szCs w:val="14"/>
          <w:lang w:val="fr-FR"/>
        </w:rPr>
      </w:pPr>
      <w:ins w:id="7" w:author="Abdelhak Ouanzougui" w:date="2025-09-28T19:31:00Z">
        <w:r w:rsidRPr="00EF153D">
          <w:rPr>
            <w:b/>
            <w:bCs/>
            <w:i/>
            <w:iCs/>
            <w:color w:val="3B3838" w:themeColor="background2" w:themeShade="40"/>
            <w:sz w:val="14"/>
            <w:szCs w:val="14"/>
            <w:lang w:val="fr-FR"/>
            <w:rPrChange w:id="8" w:author="Abdelhak Ouanzougui" w:date="2025-09-28T19:31:00Z">
              <w:rPr>
                <w:b/>
                <w:bCs/>
                <w:i/>
                <w:iCs/>
                <w:color w:val="3B3838" w:themeColor="background2" w:themeShade="40"/>
                <w:sz w:val="14"/>
                <w:szCs w:val="14"/>
              </w:rPr>
            </w:rPrChange>
          </w:rPr>
          <w:t xml:space="preserve">CEA, DES, ISEC, DPME, Univ Montpellier, Marcoule, </w:t>
        </w:r>
        <w:del w:id="9" w:author="GIN Stephane" w:date="2025-10-10T08:32:00Z">
          <w:r w:rsidRPr="00EF153D" w:rsidDel="002D0395">
            <w:rPr>
              <w:b/>
              <w:bCs/>
              <w:i/>
              <w:iCs/>
              <w:color w:val="3B3838" w:themeColor="background2" w:themeShade="40"/>
              <w:sz w:val="14"/>
              <w:szCs w:val="14"/>
              <w:lang w:val="fr-FR"/>
              <w:rPrChange w:id="10" w:author="Abdelhak Ouanzougui" w:date="2025-09-28T19:31:00Z">
                <w:rPr>
                  <w:b/>
                  <w:bCs/>
                  <w:i/>
                  <w:iCs/>
                  <w:color w:val="3B3838" w:themeColor="background2" w:themeShade="40"/>
                  <w:sz w:val="14"/>
                  <w:szCs w:val="14"/>
                </w:rPr>
              </w:rPrChange>
            </w:rPr>
            <w:delText>France</w:delText>
          </w:r>
        </w:del>
      </w:ins>
      <w:ins w:id="11" w:author="GIN Stephane" w:date="2025-10-10T08:32:00Z">
        <w:r w:rsidR="002D0395">
          <w:rPr>
            <w:b/>
            <w:bCs/>
            <w:i/>
            <w:iCs/>
            <w:color w:val="3B3838" w:themeColor="background2" w:themeShade="40"/>
            <w:sz w:val="14"/>
            <w:szCs w:val="14"/>
            <w:lang w:val="fr-FR"/>
          </w:rPr>
          <w:t>France</w:t>
        </w:r>
      </w:ins>
    </w:p>
    <w:p w14:paraId="317B1D47" w14:textId="77777777" w:rsidR="002D0395" w:rsidRPr="00753E79" w:rsidRDefault="002D0395" w:rsidP="00EF153D">
      <w:pPr>
        <w:rPr>
          <w:b/>
          <w:bCs/>
          <w:i/>
          <w:iCs/>
          <w:color w:val="3B3838" w:themeColor="background2" w:themeShade="40"/>
          <w:sz w:val="14"/>
          <w:szCs w:val="14"/>
          <w:lang w:val="fr-FR"/>
        </w:rPr>
      </w:pPr>
    </w:p>
    <w:p w14:paraId="7B5A22B8" w14:textId="77CA9DC6" w:rsidR="006311F8" w:rsidRDefault="006311F8" w:rsidP="006311F8">
      <w:r w:rsidRPr="00243658">
        <w:rPr>
          <w:b/>
          <w:bCs/>
          <w:sz w:val="40"/>
          <w:szCs w:val="40"/>
        </w:rPr>
        <w:t>Abstract</w:t>
      </w:r>
      <w:r w:rsidRPr="00CD3DA7">
        <w:t xml:space="preserve"> </w:t>
      </w:r>
    </w:p>
    <w:p w14:paraId="7283EADB" w14:textId="69397FA4" w:rsidR="007F273A" w:rsidRPr="009171C3" w:rsidRDefault="00C8591E" w:rsidP="007E679A">
      <w:pPr>
        <w:jc w:val="both"/>
        <w:rPr>
          <w:sz w:val="20"/>
          <w:szCs w:val="20"/>
        </w:rPr>
      </w:pPr>
      <w:r w:rsidRPr="009171C3">
        <w:rPr>
          <w:sz w:val="20"/>
          <w:szCs w:val="20"/>
        </w:rPr>
        <w:t xml:space="preserve">Assessing the early-stage dissolution rates of nuclear waste glasses is key to evaluating their safety over time. However, progress in this area is often slowed down by the lack of well-organized, high-quality experimental data. To tackle this challenge, we created an AI-based system to automatically gather, normalize, and organize glass </w:t>
      </w:r>
      <w:r w:rsidR="005078EF">
        <w:rPr>
          <w:sz w:val="20"/>
          <w:szCs w:val="20"/>
        </w:rPr>
        <w:t>dissolution</w:t>
      </w:r>
      <w:r w:rsidRPr="009171C3">
        <w:rPr>
          <w:sz w:val="20"/>
          <w:szCs w:val="20"/>
        </w:rPr>
        <w:t xml:space="preserve"> data from research articles, with a focus on initial dissolution </w:t>
      </w:r>
      <w:r w:rsidR="005078EF">
        <w:rPr>
          <w:sz w:val="20"/>
          <w:szCs w:val="20"/>
        </w:rPr>
        <w:t>rate</w:t>
      </w:r>
      <w:r w:rsidRPr="009171C3">
        <w:rPr>
          <w:sz w:val="20"/>
          <w:szCs w:val="20"/>
        </w:rPr>
        <w:t>.</w:t>
      </w:r>
      <w:r w:rsidR="007E679A" w:rsidRPr="009171C3">
        <w:rPr>
          <w:sz w:val="20"/>
          <w:szCs w:val="20"/>
        </w:rPr>
        <w:t xml:space="preserve"> </w:t>
      </w:r>
      <w:r w:rsidRPr="009171C3">
        <w:rPr>
          <w:sz w:val="20"/>
          <w:szCs w:val="20"/>
        </w:rPr>
        <w:t xml:space="preserve">Our approach, built using the open-source platform </w:t>
      </w:r>
      <w:proofErr w:type="spellStart"/>
      <w:r w:rsidRPr="009171C3">
        <w:rPr>
          <w:sz w:val="20"/>
          <w:szCs w:val="20"/>
        </w:rPr>
        <w:t>Langflow</w:t>
      </w:r>
      <w:proofErr w:type="spellEnd"/>
      <w:r w:rsidRPr="009171C3">
        <w:rPr>
          <w:sz w:val="20"/>
          <w:szCs w:val="20"/>
        </w:rPr>
        <w:t xml:space="preserve"> and powered by the Mistral-small-22B language model, combines modular AI "Brain" units, carefully designed prompts, and rule-based checks. </w:t>
      </w:r>
      <w:r w:rsidR="005078EF">
        <w:rPr>
          <w:sz w:val="20"/>
          <w:szCs w:val="20"/>
        </w:rPr>
        <w:t xml:space="preserve">From a selection of articles, </w:t>
      </w:r>
      <w:r w:rsidRPr="009171C3">
        <w:rPr>
          <w:sz w:val="20"/>
          <w:szCs w:val="20"/>
        </w:rPr>
        <w:t xml:space="preserve">we extracted 735 unique glass-test cases, each with up to 107 different parameters. </w:t>
      </w:r>
      <w:r w:rsidR="005078EF">
        <w:rPr>
          <w:sz w:val="20"/>
          <w:szCs w:val="20"/>
        </w:rPr>
        <w:t>W</w:t>
      </w:r>
      <w:r w:rsidRPr="009171C3">
        <w:rPr>
          <w:sz w:val="20"/>
          <w:szCs w:val="20"/>
        </w:rPr>
        <w:t>e</w:t>
      </w:r>
      <w:r w:rsidR="005078EF">
        <w:rPr>
          <w:sz w:val="20"/>
          <w:szCs w:val="20"/>
        </w:rPr>
        <w:t xml:space="preserve"> then</w:t>
      </w:r>
      <w:r w:rsidRPr="009171C3">
        <w:rPr>
          <w:sz w:val="20"/>
          <w:szCs w:val="20"/>
        </w:rPr>
        <w:t xml:space="preserve"> built custom neural networks to</w:t>
      </w:r>
      <w:r w:rsidR="005078EF">
        <w:rPr>
          <w:sz w:val="20"/>
          <w:szCs w:val="20"/>
        </w:rPr>
        <w:t xml:space="preserve"> successfully correlate dissolution rates to glass composition</w:t>
      </w:r>
      <w:r w:rsidRPr="009171C3">
        <w:rPr>
          <w:sz w:val="20"/>
          <w:szCs w:val="20"/>
        </w:rPr>
        <w:t>. Beyond nuclear glass corrosion, this approach could help speed up data collection and predictive modeling in other complex material systems.</w:t>
      </w:r>
    </w:p>
    <w:p w14:paraId="7ACCD786" w14:textId="61A7A750" w:rsidR="00FF125C" w:rsidRDefault="00FF125C" w:rsidP="00FF125C">
      <w:pPr>
        <w:rPr>
          <w:b/>
          <w:bCs/>
          <w:sz w:val="40"/>
          <w:szCs w:val="40"/>
        </w:rPr>
      </w:pPr>
      <w:r w:rsidRPr="00243658">
        <w:rPr>
          <w:b/>
          <w:bCs/>
          <w:sz w:val="40"/>
          <w:szCs w:val="40"/>
        </w:rPr>
        <w:t>Introduction</w:t>
      </w:r>
    </w:p>
    <w:p w14:paraId="6A7E07C4" w14:textId="3ED3286D" w:rsidR="003B5306" w:rsidRPr="00CC0B57" w:rsidRDefault="00E11C60" w:rsidP="00B320D7">
      <w:pPr>
        <w:jc w:val="both"/>
        <w:rPr>
          <w:sz w:val="20"/>
          <w:szCs w:val="20"/>
        </w:rPr>
      </w:pPr>
      <w:r w:rsidRPr="00CC0B57">
        <w:rPr>
          <w:sz w:val="20"/>
          <w:szCs w:val="20"/>
        </w:rPr>
        <w:t xml:space="preserve">A major challenge in materials science and environmental protection is ensuring the safe, long-term storage of high-level radioactive waste. Borosilicate glasses are widely regarded as the optimal material for immobilizing </w:t>
      </w:r>
      <w:proofErr w:type="gramStart"/>
      <w:r w:rsidR="002B62C6" w:rsidRPr="00CC0B57">
        <w:rPr>
          <w:sz w:val="20"/>
          <w:szCs w:val="20"/>
        </w:rPr>
        <w:t>radionuclides</w:t>
      </w:r>
      <w:proofErr w:type="gramEnd"/>
      <w:r w:rsidRPr="00CC0B57">
        <w:rPr>
          <w:sz w:val="20"/>
          <w:szCs w:val="20"/>
        </w:rPr>
        <w:t>, thanks to their robust chemical stability, flexibility, and demonstrated reliability under conditions relevant to waste repositories [1,2]. A key determinant of their effectiveness is the initial dissolution rate</w:t>
      </w:r>
      <w:r w:rsidR="00B73E9D">
        <w:rPr>
          <w:sz w:val="20"/>
          <w:szCs w:val="20"/>
        </w:rPr>
        <w:t>, also called forward rate</w:t>
      </w:r>
      <w:r w:rsidRPr="00CC0B57">
        <w:rPr>
          <w:sz w:val="20"/>
          <w:szCs w:val="20"/>
        </w:rPr>
        <w:t>, which indicates how rapidly the glass degrades when exposed to water</w:t>
      </w:r>
      <w:r w:rsidR="00B73E9D">
        <w:rPr>
          <w:sz w:val="20"/>
          <w:szCs w:val="20"/>
        </w:rPr>
        <w:t>, far from saturation</w:t>
      </w:r>
      <w:r w:rsidRPr="00CC0B57">
        <w:rPr>
          <w:sz w:val="20"/>
          <w:szCs w:val="20"/>
        </w:rPr>
        <w:t xml:space="preserve">. </w:t>
      </w:r>
      <w:r w:rsidR="00B73E9D">
        <w:rPr>
          <w:sz w:val="20"/>
          <w:szCs w:val="20"/>
        </w:rPr>
        <w:t xml:space="preserve">This </w:t>
      </w:r>
      <w:r w:rsidR="006B016F">
        <w:rPr>
          <w:sz w:val="20"/>
          <w:szCs w:val="20"/>
        </w:rPr>
        <w:t xml:space="preserve">dissolution </w:t>
      </w:r>
      <w:r w:rsidR="00B73E9D">
        <w:rPr>
          <w:sz w:val="20"/>
          <w:szCs w:val="20"/>
        </w:rPr>
        <w:t xml:space="preserve">rate </w:t>
      </w:r>
      <w:r w:rsidR="005E682D">
        <w:rPr>
          <w:sz w:val="20"/>
          <w:szCs w:val="20"/>
        </w:rPr>
        <w:t>mainly</w:t>
      </w:r>
      <w:r w:rsidR="00B73E9D">
        <w:rPr>
          <w:sz w:val="20"/>
          <w:szCs w:val="20"/>
        </w:rPr>
        <w:t xml:space="preserve"> depends on glass composition, temperature and </w:t>
      </w:r>
      <w:proofErr w:type="spellStart"/>
      <w:r w:rsidR="00B73E9D">
        <w:rPr>
          <w:sz w:val="20"/>
          <w:szCs w:val="20"/>
        </w:rPr>
        <w:t>pH.</w:t>
      </w:r>
      <w:proofErr w:type="spellEnd"/>
      <w:r w:rsidR="00B73E9D">
        <w:rPr>
          <w:sz w:val="20"/>
          <w:szCs w:val="20"/>
        </w:rPr>
        <w:t xml:space="preserve"> </w:t>
      </w:r>
      <w:r w:rsidRPr="00CC0B57">
        <w:rPr>
          <w:sz w:val="20"/>
          <w:szCs w:val="20"/>
        </w:rPr>
        <w:t xml:space="preserve">Precisely determining this rate is </w:t>
      </w:r>
      <w:del w:id="12" w:author="FRUGIER Pierre" w:date="2025-08-26T08:50:00Z">
        <w:r w:rsidRPr="00CC0B57" w:rsidDel="004F4461">
          <w:rPr>
            <w:sz w:val="20"/>
            <w:szCs w:val="20"/>
          </w:rPr>
          <w:delText xml:space="preserve">vital </w:delText>
        </w:r>
      </w:del>
      <w:ins w:id="13" w:author="FRUGIER Pierre" w:date="2025-08-26T08:50:00Z">
        <w:r w:rsidR="004F4461">
          <w:rPr>
            <w:sz w:val="20"/>
            <w:szCs w:val="20"/>
          </w:rPr>
          <w:t>crucial</w:t>
        </w:r>
        <w:r w:rsidR="004F4461" w:rsidRPr="00CC0B57">
          <w:rPr>
            <w:sz w:val="20"/>
            <w:szCs w:val="20"/>
          </w:rPr>
          <w:t xml:space="preserve"> </w:t>
        </w:r>
      </w:ins>
      <w:r w:rsidRPr="00CC0B57">
        <w:rPr>
          <w:sz w:val="20"/>
          <w:szCs w:val="20"/>
        </w:rPr>
        <w:t>for predicting long-term glass behavior, enhancing safety assessments, and ensuring the integrity of waste storage sites over thousands of years [3,4].</w:t>
      </w:r>
      <w:ins w:id="14" w:author="Abdelhak Ouanzougui" w:date="2025-09-28T10:17:00Z">
        <w:r w:rsidR="00B320D7">
          <w:rPr>
            <w:sz w:val="20"/>
            <w:szCs w:val="20"/>
          </w:rPr>
          <w:t xml:space="preserve"> </w:t>
        </w:r>
        <w:r w:rsidR="00B320D7" w:rsidRPr="00B320D7">
          <w:rPr>
            <w:sz w:val="20"/>
            <w:szCs w:val="20"/>
          </w:rPr>
          <w:t xml:space="preserve">In this </w:t>
        </w:r>
      </w:ins>
      <w:ins w:id="15" w:author="Abdelhak Ouanzougui" w:date="2025-10-19T15:03:00Z" w16du:dateUtc="2025-10-19T14:03:00Z">
        <w:r w:rsidR="00F51B59">
          <w:rPr>
            <w:sz w:val="20"/>
            <w:szCs w:val="20"/>
          </w:rPr>
          <w:t>paper</w:t>
        </w:r>
      </w:ins>
      <w:ins w:id="16" w:author="Abdelhak Ouanzougui" w:date="2025-09-28T10:17:00Z">
        <w:r w:rsidR="00B320D7" w:rsidRPr="00B320D7">
          <w:rPr>
            <w:sz w:val="20"/>
            <w:szCs w:val="20"/>
          </w:rPr>
          <w:t xml:space="preserve">, we denote this rate as </w:t>
        </w:r>
      </w:ins>
      <w:ins w:id="17" w:author="GIN Stephane" w:date="2025-10-10T08:00:00Z">
        <w:r w:rsidR="006B016F">
          <w:rPr>
            <w:i/>
            <w:iCs/>
            <w:sz w:val="20"/>
            <w:szCs w:val="20"/>
          </w:rPr>
          <w:t>r</w:t>
        </w:r>
      </w:ins>
      <w:ins w:id="18" w:author="Abdelhak Ouanzougui" w:date="2025-09-28T10:17:00Z">
        <w:del w:id="19" w:author="GIN Stephane" w:date="2025-10-10T08:00:00Z">
          <w:r w:rsidR="00B320D7" w:rsidRPr="00B320D7" w:rsidDel="006B016F">
            <w:rPr>
              <w:i/>
              <w:iCs/>
              <w:sz w:val="20"/>
              <w:szCs w:val="20"/>
            </w:rPr>
            <w:delText>V</w:delText>
          </w:r>
        </w:del>
        <w:r w:rsidR="00B320D7" w:rsidRPr="00B320D7">
          <w:rPr>
            <w:i/>
            <w:iCs/>
            <w:sz w:val="20"/>
            <w:szCs w:val="20"/>
          </w:rPr>
          <w:t>₀</w:t>
        </w:r>
      </w:ins>
      <w:ins w:id="20" w:author="Abdelhak Ouanzougui" w:date="2025-10-19T15:02:00Z" w16du:dateUtc="2025-10-19T14:02:00Z">
        <w:r w:rsidR="00F51B59">
          <w:rPr>
            <w:sz w:val="20"/>
            <w:szCs w:val="20"/>
          </w:rPr>
          <w:t>.</w:t>
        </w:r>
      </w:ins>
      <w:commentRangeStart w:id="21"/>
      <w:commentRangeStart w:id="22"/>
      <w:commentRangeStart w:id="23"/>
      <w:commentRangeEnd w:id="23"/>
      <w:del w:id="24" w:author="Abdelhak Ouanzougui" w:date="2025-10-19T15:02:00Z" w16du:dateUtc="2025-10-19T14:02:00Z">
        <w:r w:rsidR="006B016F" w:rsidDel="00F51B59">
          <w:rPr>
            <w:rStyle w:val="Marquedecommentaire"/>
          </w:rPr>
          <w:commentReference w:id="23"/>
        </w:r>
        <w:commentRangeEnd w:id="21"/>
        <w:r w:rsidR="006B016F" w:rsidDel="00F51B59">
          <w:rPr>
            <w:rStyle w:val="Marquedecommentaire"/>
          </w:rPr>
          <w:commentReference w:id="21"/>
        </w:r>
        <w:commentRangeEnd w:id="22"/>
        <w:r w:rsidR="006B016F" w:rsidDel="00F51B59">
          <w:rPr>
            <w:rStyle w:val="Marquedecommentaire"/>
          </w:rPr>
          <w:commentReference w:id="22"/>
        </w:r>
      </w:del>
    </w:p>
    <w:p w14:paraId="392B24CE" w14:textId="076CE3DD" w:rsidR="00E11C60" w:rsidRPr="00CC0B57" w:rsidRDefault="00E11C60" w:rsidP="003B5306">
      <w:pPr>
        <w:jc w:val="both"/>
        <w:rPr>
          <w:sz w:val="20"/>
          <w:szCs w:val="20"/>
        </w:rPr>
      </w:pPr>
      <w:r w:rsidRPr="00CC0B57">
        <w:rPr>
          <w:sz w:val="20"/>
          <w:szCs w:val="20"/>
        </w:rPr>
        <w:t>Despite extensive studies</w:t>
      </w:r>
      <w:r w:rsidR="00B73E9D">
        <w:rPr>
          <w:sz w:val="20"/>
          <w:szCs w:val="20"/>
        </w:rPr>
        <w:t xml:space="preserve"> and many data in </w:t>
      </w:r>
      <w:proofErr w:type="gramStart"/>
      <w:r w:rsidR="00B73E9D">
        <w:rPr>
          <w:sz w:val="20"/>
          <w:szCs w:val="20"/>
        </w:rPr>
        <w:t>the literature</w:t>
      </w:r>
      <w:proofErr w:type="gramEnd"/>
      <w:r w:rsidRPr="00CC0B57">
        <w:rPr>
          <w:sz w:val="20"/>
          <w:szCs w:val="20"/>
        </w:rPr>
        <w:t>, a significant obstacle persists</w:t>
      </w:r>
      <w:r w:rsidR="00B73E9D">
        <w:rPr>
          <w:sz w:val="20"/>
          <w:szCs w:val="20"/>
        </w:rPr>
        <w:t xml:space="preserve"> in predicting the initial dissolution </w:t>
      </w:r>
      <w:proofErr w:type="gramStart"/>
      <w:r w:rsidR="00B73E9D">
        <w:rPr>
          <w:sz w:val="20"/>
          <w:szCs w:val="20"/>
        </w:rPr>
        <w:t xml:space="preserve">rate </w:t>
      </w:r>
      <w:r w:rsidRPr="00CC0B57">
        <w:rPr>
          <w:sz w:val="20"/>
          <w:szCs w:val="20"/>
        </w:rPr>
        <w:t>:</w:t>
      </w:r>
      <w:proofErr w:type="gramEnd"/>
      <w:r w:rsidRPr="00CC0B57">
        <w:rPr>
          <w:sz w:val="20"/>
          <w:szCs w:val="20"/>
        </w:rPr>
        <w:t xml:space="preserve"> the absence of uniform, readily available data. Essential information—such as glass compositions, dissolution rates, and experimental conditions—is often scattered across figures, tables, and supplementary materials, reported in inconsistent formats and units [5,6]. This disorganization, combined with the absence of a centralized database, </w:t>
      </w:r>
      <w:ins w:id="25" w:author="GIN Stephane" w:date="2025-10-10T08:05:00Z">
        <w:r w:rsidR="006B016F">
          <w:rPr>
            <w:sz w:val="20"/>
            <w:szCs w:val="20"/>
          </w:rPr>
          <w:t xml:space="preserve">prevents the systematic use of literature data to </w:t>
        </w:r>
      </w:ins>
      <w:ins w:id="26" w:author="GIN Stephane" w:date="2025-10-10T08:06:00Z">
        <w:r w:rsidR="006B016F">
          <w:rPr>
            <w:sz w:val="20"/>
            <w:szCs w:val="20"/>
          </w:rPr>
          <w:t xml:space="preserve">improve existing or </w:t>
        </w:r>
      </w:ins>
      <w:del w:id="27" w:author="GIN Stephane" w:date="2025-10-10T08:05:00Z">
        <w:r w:rsidRPr="00CC0B57" w:rsidDel="006B016F">
          <w:rPr>
            <w:sz w:val="20"/>
            <w:szCs w:val="20"/>
          </w:rPr>
          <w:delText xml:space="preserve">complicates efforts to reproduce findings or </w:delText>
        </w:r>
      </w:del>
      <w:r w:rsidRPr="00CC0B57">
        <w:rPr>
          <w:sz w:val="20"/>
          <w:szCs w:val="20"/>
        </w:rPr>
        <w:t xml:space="preserve">develop </w:t>
      </w:r>
      <w:ins w:id="28" w:author="GIN Stephane" w:date="2025-10-10T08:06:00Z">
        <w:r w:rsidR="006B016F">
          <w:rPr>
            <w:sz w:val="20"/>
            <w:szCs w:val="20"/>
          </w:rPr>
          <w:t>new</w:t>
        </w:r>
      </w:ins>
      <w:del w:id="29" w:author="GIN Stephane" w:date="2025-10-10T08:06:00Z">
        <w:r w:rsidRPr="00CC0B57" w:rsidDel="006B016F">
          <w:rPr>
            <w:sz w:val="20"/>
            <w:szCs w:val="20"/>
          </w:rPr>
          <w:delText>reliable predictive</w:delText>
        </w:r>
      </w:del>
      <w:r w:rsidRPr="00CC0B57">
        <w:rPr>
          <w:sz w:val="20"/>
          <w:szCs w:val="20"/>
        </w:rPr>
        <w:t xml:space="preserve"> models.</w:t>
      </w:r>
    </w:p>
    <w:p w14:paraId="63775350" w14:textId="75A36FB8" w:rsidR="00E11C60" w:rsidRPr="00CC0B57" w:rsidRDefault="00E11C60" w:rsidP="003B5306">
      <w:pPr>
        <w:jc w:val="both"/>
        <w:rPr>
          <w:sz w:val="20"/>
          <w:szCs w:val="20"/>
        </w:rPr>
      </w:pPr>
      <w:r w:rsidRPr="00CC0B57">
        <w:rPr>
          <w:sz w:val="20"/>
          <w:szCs w:val="20"/>
        </w:rPr>
        <w:t>Recent advancements in artificial intelligence and materials informatics provide a promising path forward. Large language models (LLMs) can now process unstructured scientific texts, extract meaningful patterns, and standardize diverse datasets [7,8]. While AI has already proven effective in fields like catalysis and polymer science [9,10], its application to nuclear glass dissolution has been largely unexplored—until now.</w:t>
      </w:r>
    </w:p>
    <w:p w14:paraId="6891F06A" w14:textId="2D78F493" w:rsidR="00B320D7" w:rsidRDefault="00E11C60" w:rsidP="00B320D7">
      <w:pPr>
        <w:jc w:val="both"/>
        <w:rPr>
          <w:sz w:val="20"/>
          <w:szCs w:val="20"/>
        </w:rPr>
      </w:pPr>
      <w:r w:rsidRPr="00CC0B57">
        <w:rPr>
          <w:sz w:val="20"/>
          <w:szCs w:val="20"/>
        </w:rPr>
        <w:t xml:space="preserve">In this study, we developed an AI-driven framework to automate the construction of a comprehensive database on glass corrosion, focusing on initial dissolution rates across a broad range of compositions and experimental conditions. Built on the open-source </w:t>
      </w:r>
      <w:proofErr w:type="spellStart"/>
      <w:r w:rsidRPr="00CC0B57">
        <w:rPr>
          <w:sz w:val="20"/>
          <w:szCs w:val="20"/>
        </w:rPr>
        <w:t>Langflow</w:t>
      </w:r>
      <w:proofErr w:type="spellEnd"/>
      <w:r w:rsidRPr="00CC0B57">
        <w:rPr>
          <w:sz w:val="20"/>
          <w:szCs w:val="20"/>
        </w:rPr>
        <w:t xml:space="preserve"> platform and powered by the Mistral-small-22B LLM, our system integrates advanced prompt engineering, rule-based validation, optical character recognition (OCR), and Python-based data normalization to process scientific documents. </w:t>
      </w:r>
      <w:r w:rsidR="00B320D7" w:rsidRPr="00B320D7">
        <w:rPr>
          <w:sz w:val="20"/>
          <w:szCs w:val="20"/>
        </w:rPr>
        <w:t>From an initial collection of over 50 publications, we selected 20 that met stringent criteria, resulting in 735 unique glass-test cases, each described by up to 107 parameters. The full set of articles is available in GitHub repository [</w:t>
      </w:r>
      <w:r w:rsidR="00B320D7">
        <w:rPr>
          <w:sz w:val="20"/>
          <w:szCs w:val="20"/>
        </w:rPr>
        <w:t>19</w:t>
      </w:r>
      <w:r w:rsidR="00B320D7" w:rsidRPr="00B320D7">
        <w:rPr>
          <w:sz w:val="20"/>
          <w:szCs w:val="20"/>
        </w:rPr>
        <w:t>], and the parameters are detailed in the Methods section.</w:t>
      </w:r>
    </w:p>
    <w:p w14:paraId="43183FC2" w14:textId="2CA59D57" w:rsidR="00E11C60" w:rsidRPr="00CC0B57" w:rsidRDefault="00E11C60" w:rsidP="00B320D7">
      <w:pPr>
        <w:jc w:val="both"/>
        <w:rPr>
          <w:sz w:val="20"/>
          <w:szCs w:val="20"/>
        </w:rPr>
      </w:pPr>
      <w:del w:id="30" w:author="Abdelhak Ouanzougui" w:date="2025-09-28T10:30:00Z">
        <w:r w:rsidRPr="00CC0B57" w:rsidDel="00B320D7">
          <w:rPr>
            <w:sz w:val="20"/>
            <w:szCs w:val="20"/>
          </w:rPr>
          <w:delText xml:space="preserve">From an initial collection of over 50 publications, </w:delText>
        </w:r>
        <w:commentRangeStart w:id="31"/>
        <w:commentRangeStart w:id="32"/>
        <w:r w:rsidRPr="00CC0B57" w:rsidDel="00B320D7">
          <w:rPr>
            <w:sz w:val="20"/>
            <w:szCs w:val="20"/>
          </w:rPr>
          <w:delText xml:space="preserve">we selected 20 </w:delText>
        </w:r>
        <w:commentRangeEnd w:id="31"/>
        <w:r w:rsidR="00B73E9D" w:rsidDel="00B320D7">
          <w:rPr>
            <w:rStyle w:val="Marquedecommentaire"/>
          </w:rPr>
          <w:commentReference w:id="31"/>
        </w:r>
        <w:commentRangeEnd w:id="32"/>
        <w:r w:rsidR="009D772D" w:rsidDel="00B320D7">
          <w:rPr>
            <w:rStyle w:val="Marquedecommentaire"/>
          </w:rPr>
          <w:commentReference w:id="32"/>
        </w:r>
        <w:r w:rsidRPr="00CC0B57" w:rsidDel="00B320D7">
          <w:rPr>
            <w:sz w:val="20"/>
            <w:szCs w:val="20"/>
          </w:rPr>
          <w:delText xml:space="preserve">that met stringent criteria, resulting in 735 unique glass-test cases, each described by up to </w:delText>
        </w:r>
        <w:commentRangeStart w:id="33"/>
        <w:commentRangeStart w:id="34"/>
        <w:r w:rsidRPr="00CC0B57" w:rsidDel="00B320D7">
          <w:rPr>
            <w:sz w:val="20"/>
            <w:szCs w:val="20"/>
          </w:rPr>
          <w:delText>107 parameters</w:delText>
        </w:r>
        <w:commentRangeEnd w:id="33"/>
        <w:r w:rsidR="00B73E9D" w:rsidDel="00B320D7">
          <w:rPr>
            <w:rStyle w:val="Marquedecommentaire"/>
          </w:rPr>
          <w:commentReference w:id="33"/>
        </w:r>
        <w:commentRangeEnd w:id="34"/>
        <w:r w:rsidR="009D772D" w:rsidDel="00B320D7">
          <w:rPr>
            <w:rStyle w:val="Marquedecommentaire"/>
          </w:rPr>
          <w:commentReference w:id="34"/>
        </w:r>
        <w:r w:rsidRPr="00CC0B57" w:rsidDel="00B320D7">
          <w:rPr>
            <w:sz w:val="20"/>
            <w:szCs w:val="20"/>
          </w:rPr>
          <w:delText>.</w:delText>
        </w:r>
      </w:del>
    </w:p>
    <w:p w14:paraId="2E91DAB1" w14:textId="458C5201" w:rsidR="00E11C60" w:rsidRPr="00CC0B57" w:rsidRDefault="00E11C60" w:rsidP="003B5306">
      <w:pPr>
        <w:jc w:val="both"/>
        <w:rPr>
          <w:sz w:val="20"/>
          <w:szCs w:val="20"/>
        </w:rPr>
      </w:pPr>
      <w:r w:rsidRPr="00CC0B57">
        <w:rPr>
          <w:sz w:val="20"/>
          <w:szCs w:val="20"/>
        </w:rPr>
        <w:lastRenderedPageBreak/>
        <w:t>Using this dataset, we trained neural networks to predict the</w:t>
      </w:r>
      <w:r w:rsidR="0084200B">
        <w:rPr>
          <w:sz w:val="20"/>
          <w:szCs w:val="20"/>
        </w:rPr>
        <w:t xml:space="preserve"> glass</w:t>
      </w:r>
      <w:r w:rsidRPr="00CC0B57">
        <w:rPr>
          <w:sz w:val="20"/>
          <w:szCs w:val="20"/>
        </w:rPr>
        <w:t xml:space="preserve"> dissolution rates</w:t>
      </w:r>
      <w:r w:rsidR="00F242AA">
        <w:rPr>
          <w:sz w:val="20"/>
          <w:szCs w:val="20"/>
        </w:rPr>
        <w:t xml:space="preserve"> based</w:t>
      </w:r>
      <w:r w:rsidRPr="00CC0B57">
        <w:rPr>
          <w:sz w:val="20"/>
          <w:szCs w:val="20"/>
        </w:rPr>
        <w:t xml:space="preserve"> o</w:t>
      </w:r>
      <w:r w:rsidR="0084200B">
        <w:rPr>
          <w:sz w:val="20"/>
          <w:szCs w:val="20"/>
        </w:rPr>
        <w:t>n</w:t>
      </w:r>
      <w:r w:rsidRPr="00CC0B57">
        <w:rPr>
          <w:sz w:val="20"/>
          <w:szCs w:val="20"/>
        </w:rPr>
        <w:t xml:space="preserve"> boron </w:t>
      </w:r>
      <w:r w:rsidR="0084200B">
        <w:rPr>
          <w:sz w:val="20"/>
          <w:szCs w:val="20"/>
        </w:rPr>
        <w:t>or</w:t>
      </w:r>
      <w:r w:rsidR="0084200B" w:rsidRPr="00CC0B57">
        <w:rPr>
          <w:sz w:val="20"/>
          <w:szCs w:val="20"/>
        </w:rPr>
        <w:t xml:space="preserve"> </w:t>
      </w:r>
      <w:r w:rsidRPr="00CC0B57">
        <w:rPr>
          <w:sz w:val="20"/>
          <w:szCs w:val="20"/>
        </w:rPr>
        <w:t>silicon</w:t>
      </w:r>
      <w:r w:rsidR="0084200B">
        <w:rPr>
          <w:sz w:val="20"/>
          <w:szCs w:val="20"/>
        </w:rPr>
        <w:t xml:space="preserve"> release in solution</w:t>
      </w:r>
      <w:r w:rsidRPr="00CC0B57">
        <w:rPr>
          <w:sz w:val="20"/>
          <w:szCs w:val="20"/>
        </w:rPr>
        <w:t>, achieving high accuracy (R² = 0.97</w:t>
      </w:r>
      <w:ins w:id="35" w:author="Abdelhak Ouanzougui" w:date="2025-10-13T12:01:00Z" w16du:dateUtc="2025-10-13T11:01:00Z">
        <w:r w:rsidR="00C572A8">
          <w:rPr>
            <w:sz w:val="20"/>
            <w:szCs w:val="20"/>
          </w:rPr>
          <w:t>1</w:t>
        </w:r>
      </w:ins>
      <w:del w:id="36" w:author="Abdelhak Ouanzougui" w:date="2025-10-13T12:01:00Z" w16du:dateUtc="2025-10-13T11:01:00Z">
        <w:r w:rsidRPr="00CC0B57" w:rsidDel="00C572A8">
          <w:rPr>
            <w:sz w:val="20"/>
            <w:szCs w:val="20"/>
          </w:rPr>
          <w:delText>0</w:delText>
        </w:r>
      </w:del>
      <w:r w:rsidRPr="00CC0B57">
        <w:rPr>
          <w:sz w:val="20"/>
          <w:szCs w:val="20"/>
        </w:rPr>
        <w:t xml:space="preserve"> for boron and R² = 0.91</w:t>
      </w:r>
      <w:ins w:id="37" w:author="Abdelhak Ouanzougui" w:date="2025-10-13T12:01:00Z" w16du:dateUtc="2025-10-13T11:01:00Z">
        <w:r w:rsidR="00C572A8">
          <w:rPr>
            <w:sz w:val="20"/>
            <w:szCs w:val="20"/>
          </w:rPr>
          <w:t>4</w:t>
        </w:r>
      </w:ins>
      <w:del w:id="38" w:author="Abdelhak Ouanzougui" w:date="2025-10-13T12:01:00Z" w16du:dateUtc="2025-10-13T11:01:00Z">
        <w:r w:rsidRPr="00CC0B57" w:rsidDel="00C572A8">
          <w:rPr>
            <w:sz w:val="20"/>
            <w:szCs w:val="20"/>
          </w:rPr>
          <w:delText>7</w:delText>
        </w:r>
      </w:del>
      <w:r w:rsidRPr="00CC0B57">
        <w:rPr>
          <w:sz w:val="20"/>
          <w:szCs w:val="20"/>
        </w:rPr>
        <w:t xml:space="preserve"> for silicon). Beyond advancing our understanding of nuclear glass, this work introduces a flexible, adaptable strategy for overcoming data deficiencies in materials research. By doing so, it accelerates the development of precise, data-driven models—even in fields where comprehensive datasets are hard to come by.</w:t>
      </w:r>
    </w:p>
    <w:p w14:paraId="72C5040F" w14:textId="77777777" w:rsidR="00C7394C" w:rsidRDefault="00C7394C" w:rsidP="00C7394C">
      <w:r w:rsidRPr="00243658">
        <w:rPr>
          <w:b/>
          <w:bCs/>
          <w:sz w:val="40"/>
          <w:szCs w:val="40"/>
        </w:rPr>
        <w:t>Results and Discussion</w:t>
      </w:r>
    </w:p>
    <w:p w14:paraId="4B2AC7A7" w14:textId="77777777" w:rsidR="00B7011F" w:rsidRPr="00B7011F" w:rsidRDefault="00B7011F" w:rsidP="00B7011F">
      <w:pPr>
        <w:rPr>
          <w:b/>
          <w:bCs/>
          <w:sz w:val="20"/>
          <w:szCs w:val="20"/>
        </w:rPr>
      </w:pPr>
      <w:r w:rsidRPr="00B7011F">
        <w:rPr>
          <w:b/>
          <w:bCs/>
          <w:sz w:val="20"/>
          <w:szCs w:val="20"/>
        </w:rPr>
        <w:t>3.1 Performance of the Automated Data Extraction Framework</w:t>
      </w:r>
    </w:p>
    <w:p w14:paraId="7D063BD8" w14:textId="47B995CA" w:rsidR="00F5588C" w:rsidRPr="000E4DF2" w:rsidRDefault="00F5588C" w:rsidP="00104758">
      <w:pPr>
        <w:jc w:val="both"/>
        <w:rPr>
          <w:sz w:val="20"/>
          <w:szCs w:val="20"/>
        </w:rPr>
      </w:pPr>
      <w:r w:rsidRPr="000E4DF2">
        <w:rPr>
          <w:sz w:val="20"/>
          <w:szCs w:val="20"/>
        </w:rPr>
        <w:t xml:space="preserve">The </w:t>
      </w:r>
      <w:r w:rsidR="00B72BEF" w:rsidRPr="000E4DF2">
        <w:rPr>
          <w:sz w:val="20"/>
          <w:szCs w:val="20"/>
        </w:rPr>
        <w:t>pipeline</w:t>
      </w:r>
      <w:r w:rsidRPr="000E4DF2">
        <w:rPr>
          <w:sz w:val="20"/>
          <w:szCs w:val="20"/>
        </w:rPr>
        <w:t xml:space="preserve"> successfully filtered and organized data from scientific literature, but it also exposed a major issue: there simply aren’t enough high-quality, complete datasets out there. We started with over 50 research papers, but only 20 made the </w:t>
      </w:r>
      <w:proofErr w:type="gramStart"/>
      <w:r w:rsidRPr="000E4DF2">
        <w:rPr>
          <w:sz w:val="20"/>
          <w:szCs w:val="20"/>
        </w:rPr>
        <w:t>cut—</w:t>
      </w:r>
      <w:proofErr w:type="gramEnd"/>
      <w:r w:rsidRPr="000E4DF2">
        <w:rPr>
          <w:sz w:val="20"/>
          <w:szCs w:val="20"/>
        </w:rPr>
        <w:t xml:space="preserve">meaning less than a third (~32%) were </w:t>
      </w:r>
      <w:proofErr w:type="gramStart"/>
      <w:r w:rsidRPr="000E4DF2">
        <w:rPr>
          <w:sz w:val="20"/>
          <w:szCs w:val="20"/>
        </w:rPr>
        <w:t>actually usable</w:t>
      </w:r>
      <w:proofErr w:type="gramEnd"/>
      <w:r w:rsidRPr="000E4DF2">
        <w:rPr>
          <w:sz w:val="20"/>
          <w:szCs w:val="20"/>
        </w:rPr>
        <w:t xml:space="preserve">. This low success rate underscores a persistent problem in glass corrosion research: critical information, like standardized compositions or </w:t>
      </w:r>
      <w:ins w:id="39" w:author="GIN Stephane" w:date="2025-10-10T08:11:00Z">
        <w:r w:rsidR="005F5325">
          <w:rPr>
            <w:sz w:val="20"/>
            <w:szCs w:val="20"/>
          </w:rPr>
          <w:t>unique definition of the selected parameter</w:t>
        </w:r>
      </w:ins>
      <w:del w:id="40" w:author="GIN Stephane" w:date="2025-10-10T08:11:00Z">
        <w:r w:rsidRPr="000E4DF2" w:rsidDel="005F5325">
          <w:rPr>
            <w:sz w:val="20"/>
            <w:szCs w:val="20"/>
          </w:rPr>
          <w:delText>clear dissolution rates</w:delText>
        </w:r>
      </w:del>
      <w:r w:rsidRPr="000E4DF2">
        <w:rPr>
          <w:sz w:val="20"/>
          <w:szCs w:val="20"/>
        </w:rPr>
        <w:t>, is often missing, inconsistent, or poorly documented [</w:t>
      </w:r>
      <w:r w:rsidR="00BA5CDA">
        <w:rPr>
          <w:sz w:val="20"/>
          <w:szCs w:val="20"/>
        </w:rPr>
        <w:t>5</w:t>
      </w:r>
      <w:r w:rsidRPr="000E4DF2">
        <w:rPr>
          <w:sz w:val="20"/>
          <w:szCs w:val="20"/>
        </w:rPr>
        <w:t xml:space="preserve">, </w:t>
      </w:r>
      <w:commentRangeStart w:id="41"/>
      <w:commentRangeStart w:id="42"/>
      <w:r w:rsidR="004E6990">
        <w:rPr>
          <w:sz w:val="20"/>
          <w:szCs w:val="20"/>
        </w:rPr>
        <w:t>6</w:t>
      </w:r>
      <w:commentRangeEnd w:id="41"/>
      <w:r w:rsidR="002753AB">
        <w:rPr>
          <w:rStyle w:val="Marquedecommentaire"/>
        </w:rPr>
        <w:commentReference w:id="41"/>
      </w:r>
      <w:commentRangeEnd w:id="42"/>
      <w:r w:rsidR="00EF153D">
        <w:rPr>
          <w:rStyle w:val="Marquedecommentaire"/>
        </w:rPr>
        <w:commentReference w:id="42"/>
      </w:r>
      <w:r w:rsidRPr="000E4DF2">
        <w:rPr>
          <w:sz w:val="20"/>
          <w:szCs w:val="20"/>
        </w:rPr>
        <w:t>].</w:t>
      </w:r>
      <w:r w:rsidR="00104758">
        <w:rPr>
          <w:sz w:val="20"/>
          <w:szCs w:val="20"/>
        </w:rPr>
        <w:t xml:space="preserve"> </w:t>
      </w:r>
      <w:r w:rsidR="00104758" w:rsidRPr="00104758">
        <w:rPr>
          <w:sz w:val="20"/>
          <w:szCs w:val="20"/>
        </w:rPr>
        <w:t>This holds true despite the decision to initiate this study with the initial rate, a widely recognized reference parameter for glass alteration.</w:t>
      </w:r>
    </w:p>
    <w:p w14:paraId="7332C07B" w14:textId="09959313" w:rsidR="00F5588C" w:rsidRPr="000E4DF2" w:rsidRDefault="00F5588C" w:rsidP="009D63A5">
      <w:pPr>
        <w:jc w:val="both"/>
        <w:rPr>
          <w:sz w:val="20"/>
          <w:szCs w:val="20"/>
        </w:rPr>
      </w:pPr>
      <w:commentRangeStart w:id="43"/>
      <w:commentRangeStart w:id="44"/>
      <w:commentRangeStart w:id="45"/>
      <w:r w:rsidRPr="000E4DF2">
        <w:rPr>
          <w:sz w:val="20"/>
          <w:szCs w:val="20"/>
        </w:rPr>
        <w:t xml:space="preserve">That said, </w:t>
      </w:r>
      <w:commentRangeEnd w:id="43"/>
      <w:r w:rsidR="00B73E9D">
        <w:rPr>
          <w:rStyle w:val="Marquedecommentaire"/>
        </w:rPr>
        <w:commentReference w:id="43"/>
      </w:r>
      <w:commentRangeEnd w:id="44"/>
      <w:r w:rsidR="00F27048">
        <w:rPr>
          <w:rStyle w:val="Marquedecommentaire"/>
        </w:rPr>
        <w:commentReference w:id="44"/>
      </w:r>
      <w:commentRangeEnd w:id="45"/>
      <w:r w:rsidR="00DE046B">
        <w:rPr>
          <w:rStyle w:val="Marquedecommentaire"/>
        </w:rPr>
        <w:commentReference w:id="45"/>
      </w:r>
      <w:r w:rsidRPr="000E4DF2">
        <w:rPr>
          <w:sz w:val="20"/>
          <w:szCs w:val="20"/>
        </w:rPr>
        <w:t>the data we did extract was highly reliable. The system accurately distinguished between similar glass types (for example, telling NSAC19 apart from NSAC21) and pulled compositional data from tables or text with 100% accuracy, as confirmed by expert review. (The dataset and original articles are available on GitHub</w:t>
      </w:r>
      <w:ins w:id="46" w:author="Abdelhak Ouanzougui" w:date="2025-09-21T22:07:00Z">
        <w:r w:rsidR="009D772D">
          <w:rPr>
            <w:sz w:val="20"/>
            <w:szCs w:val="20"/>
          </w:rPr>
          <w:t xml:space="preserve"> [1</w:t>
        </w:r>
      </w:ins>
      <w:ins w:id="47" w:author="Abdelhak Ouanzougui" w:date="2025-09-21T22:30:00Z">
        <w:r w:rsidR="00B44961">
          <w:rPr>
            <w:sz w:val="20"/>
            <w:szCs w:val="20"/>
          </w:rPr>
          <w:t>9</w:t>
        </w:r>
      </w:ins>
      <w:ins w:id="48" w:author="Abdelhak Ouanzougui" w:date="2025-09-21T22:07:00Z">
        <w:r w:rsidR="009D772D">
          <w:rPr>
            <w:sz w:val="20"/>
            <w:szCs w:val="20"/>
          </w:rPr>
          <w:t>]</w:t>
        </w:r>
      </w:ins>
      <w:ins w:id="49" w:author="Abdelhak Ouanzougui" w:date="2025-09-28T10:47:00Z">
        <w:r w:rsidR="00B320D7">
          <w:rPr>
            <w:sz w:val="20"/>
            <w:szCs w:val="20"/>
          </w:rPr>
          <w:t>, as mentioned in the introduction</w:t>
        </w:r>
      </w:ins>
      <w:r w:rsidRPr="000E4DF2">
        <w:rPr>
          <w:sz w:val="20"/>
          <w:szCs w:val="20"/>
        </w:rPr>
        <w:t xml:space="preserve">, allowing anyone to verify the extracted data). By standardizing all </w:t>
      </w:r>
      <w:del w:id="50" w:author="FRUGIER Pierre" w:date="2025-08-26T08:59:00Z">
        <w:r w:rsidRPr="000E4DF2" w:rsidDel="002753AB">
          <w:rPr>
            <w:sz w:val="20"/>
            <w:szCs w:val="20"/>
          </w:rPr>
          <w:delText xml:space="preserve">values </w:delText>
        </w:r>
      </w:del>
      <w:ins w:id="51" w:author="FRUGIER Pierre" w:date="2025-08-26T08:59:00Z">
        <w:r w:rsidR="002753AB">
          <w:rPr>
            <w:sz w:val="20"/>
            <w:szCs w:val="20"/>
          </w:rPr>
          <w:t>compositions</w:t>
        </w:r>
        <w:r w:rsidR="002753AB" w:rsidRPr="000E4DF2">
          <w:rPr>
            <w:sz w:val="20"/>
            <w:szCs w:val="20"/>
          </w:rPr>
          <w:t xml:space="preserve"> </w:t>
        </w:r>
      </w:ins>
      <w:r w:rsidRPr="000E4DF2">
        <w:rPr>
          <w:sz w:val="20"/>
          <w:szCs w:val="20"/>
        </w:rPr>
        <w:t>into molecular percentages (mol%), we established a consistent basis for comparing results across different studies. This also enabled us to link the data to key chemical indicators—such as boron-to-silicon (B/Si) and sodium-to-silicon (Na/Si) ratios</w:t>
      </w:r>
      <w:ins w:id="52" w:author="FRUGIER Pierre" w:date="2025-08-26T09:00:00Z">
        <w:r w:rsidR="002753AB">
          <w:rPr>
            <w:sz w:val="20"/>
            <w:szCs w:val="20"/>
          </w:rPr>
          <w:t xml:space="preserve"> measured in </w:t>
        </w:r>
        <w:proofErr w:type="gramStart"/>
        <w:r w:rsidR="002753AB">
          <w:rPr>
            <w:sz w:val="20"/>
            <w:szCs w:val="20"/>
          </w:rPr>
          <w:t>solution</w:t>
        </w:r>
      </w:ins>
      <w:r w:rsidRPr="000E4DF2">
        <w:rPr>
          <w:sz w:val="20"/>
          <w:szCs w:val="20"/>
        </w:rPr>
        <w:t>—</w:t>
      </w:r>
      <w:proofErr w:type="gramEnd"/>
      <w:r w:rsidRPr="000E4DF2">
        <w:rPr>
          <w:sz w:val="20"/>
          <w:szCs w:val="20"/>
        </w:rPr>
        <w:t>which are critical for predicting how glass degrades over time. [</w:t>
      </w:r>
      <w:r w:rsidR="00627353">
        <w:rPr>
          <w:sz w:val="20"/>
          <w:szCs w:val="20"/>
        </w:rPr>
        <w:t>1</w:t>
      </w:r>
      <w:r w:rsidRPr="000E4DF2">
        <w:rPr>
          <w:sz w:val="20"/>
          <w:szCs w:val="20"/>
        </w:rPr>
        <w:t xml:space="preserve">, </w:t>
      </w:r>
      <w:r w:rsidR="00627353">
        <w:rPr>
          <w:sz w:val="20"/>
          <w:szCs w:val="20"/>
        </w:rPr>
        <w:t>3</w:t>
      </w:r>
      <w:r w:rsidRPr="000E4DF2">
        <w:rPr>
          <w:sz w:val="20"/>
          <w:szCs w:val="20"/>
        </w:rPr>
        <w:t>].</w:t>
      </w:r>
    </w:p>
    <w:p w14:paraId="7D0F27FD" w14:textId="35B44BB0" w:rsidR="00F5588C" w:rsidRPr="000E4DF2" w:rsidRDefault="00F5588C" w:rsidP="009D63A5">
      <w:pPr>
        <w:jc w:val="both"/>
        <w:rPr>
          <w:sz w:val="20"/>
          <w:szCs w:val="20"/>
        </w:rPr>
      </w:pPr>
      <w:r w:rsidRPr="000E4DF2">
        <w:rPr>
          <w:sz w:val="20"/>
          <w:szCs w:val="20"/>
        </w:rPr>
        <w:t xml:space="preserve">The process also had to adapt to a wide range of document qualities and formats. Most modern PDFs were processed without issues, but older or scanned reports required optical character recognition (OCR). Basic layouts worked fine with open-source OCR tools, but complex tables needed high-precision scanning to avoid errors—a challenge that </w:t>
      </w:r>
      <w:proofErr w:type="gramStart"/>
      <w:r w:rsidRPr="000E4DF2">
        <w:rPr>
          <w:sz w:val="20"/>
          <w:szCs w:val="20"/>
        </w:rPr>
        <w:t>matches</w:t>
      </w:r>
      <w:proofErr w:type="gramEnd"/>
      <w:r w:rsidRPr="000E4DF2">
        <w:rPr>
          <w:sz w:val="20"/>
          <w:szCs w:val="20"/>
        </w:rPr>
        <w:t xml:space="preserve"> what others have reported about OCR depending heavily on document quality [1</w:t>
      </w:r>
      <w:r w:rsidR="000E3114">
        <w:rPr>
          <w:sz w:val="20"/>
          <w:szCs w:val="20"/>
        </w:rPr>
        <w:t>0</w:t>
      </w:r>
      <w:r w:rsidRPr="000E4DF2">
        <w:rPr>
          <w:sz w:val="20"/>
          <w:szCs w:val="20"/>
        </w:rPr>
        <w:t xml:space="preserve">]. By </w:t>
      </w:r>
      <w:r w:rsidR="0084200B" w:rsidRPr="0084200B">
        <w:rPr>
          <w:sz w:val="20"/>
          <w:szCs w:val="20"/>
        </w:rPr>
        <w:t>tailoring the processing to each document type</w:t>
      </w:r>
      <w:r w:rsidRPr="000E4DF2">
        <w:rPr>
          <w:sz w:val="20"/>
          <w:szCs w:val="20"/>
        </w:rPr>
        <w:t>, we managed to include valuable data that might otherwise have been excluded.</w:t>
      </w:r>
    </w:p>
    <w:p w14:paraId="11378C5B" w14:textId="77132A2F" w:rsidR="00E96469" w:rsidRPr="000E4DF2" w:rsidRDefault="00F5588C" w:rsidP="009D63A5">
      <w:pPr>
        <w:jc w:val="both"/>
        <w:rPr>
          <w:b/>
          <w:bCs/>
          <w:sz w:val="20"/>
          <w:szCs w:val="20"/>
        </w:rPr>
      </w:pPr>
      <w:r w:rsidRPr="000E4DF2">
        <w:rPr>
          <w:sz w:val="20"/>
          <w:szCs w:val="20"/>
        </w:rPr>
        <w:t xml:space="preserve">In the end, we compiled a unified database of 735 unique glass-test cases, covering 107 different parameters from the 20 selected papers. As a result, we’ve put together one of the most comprehensive and well-organized datasets on borosilicate glass dissolution available from scientific literature. But before </w:t>
      </w:r>
      <w:ins w:id="53" w:author="GIN Stephane" w:date="2025-10-10T08:15:00Z">
        <w:r w:rsidR="005F5325">
          <w:rPr>
            <w:sz w:val="20"/>
            <w:szCs w:val="20"/>
          </w:rPr>
          <w:t>it</w:t>
        </w:r>
      </w:ins>
      <w:del w:id="54" w:author="GIN Stephane" w:date="2025-10-10T08:15:00Z">
        <w:r w:rsidRPr="000E4DF2" w:rsidDel="005F5325">
          <w:rPr>
            <w:sz w:val="20"/>
            <w:szCs w:val="20"/>
          </w:rPr>
          <w:delText>we</w:delText>
        </w:r>
      </w:del>
      <w:r w:rsidRPr="000E4DF2">
        <w:rPr>
          <w:sz w:val="20"/>
          <w:szCs w:val="20"/>
        </w:rPr>
        <w:t xml:space="preserve"> could</w:t>
      </w:r>
      <w:ins w:id="55" w:author="GIN Stephane" w:date="2025-10-10T08:15:00Z">
        <w:r w:rsidR="005F5325">
          <w:rPr>
            <w:sz w:val="20"/>
            <w:szCs w:val="20"/>
          </w:rPr>
          <w:t xml:space="preserve"> be</w:t>
        </w:r>
      </w:ins>
      <w:r w:rsidRPr="000E4DF2">
        <w:rPr>
          <w:sz w:val="20"/>
          <w:szCs w:val="20"/>
        </w:rPr>
        <w:t xml:space="preserve"> use</w:t>
      </w:r>
      <w:ins w:id="56" w:author="GIN Stephane" w:date="2025-10-10T08:15:00Z">
        <w:r w:rsidR="005F5325">
          <w:rPr>
            <w:sz w:val="20"/>
            <w:szCs w:val="20"/>
          </w:rPr>
          <w:t>d</w:t>
        </w:r>
      </w:ins>
      <w:del w:id="57" w:author="GIN Stephane" w:date="2025-10-10T08:15:00Z">
        <w:r w:rsidRPr="000E4DF2" w:rsidDel="005F5325">
          <w:rPr>
            <w:sz w:val="20"/>
            <w:szCs w:val="20"/>
          </w:rPr>
          <w:delText xml:space="preserve"> it</w:delText>
        </w:r>
      </w:del>
      <w:r w:rsidRPr="000E4DF2">
        <w:rPr>
          <w:sz w:val="20"/>
          <w:szCs w:val="20"/>
        </w:rPr>
        <w:t xml:space="preserve"> to build</w:t>
      </w:r>
      <w:del w:id="58" w:author="GIN Stephane" w:date="2025-10-10T08:16:00Z">
        <w:r w:rsidRPr="000E4DF2" w:rsidDel="005F5325">
          <w:rPr>
            <w:sz w:val="20"/>
            <w:szCs w:val="20"/>
          </w:rPr>
          <w:delText xml:space="preserve"> predictive</w:delText>
        </w:r>
      </w:del>
      <w:r w:rsidRPr="000E4DF2">
        <w:rPr>
          <w:sz w:val="20"/>
          <w:szCs w:val="20"/>
        </w:rPr>
        <w:t xml:space="preserve"> models, </w:t>
      </w:r>
      <w:ins w:id="59" w:author="GIN Stephane" w:date="2025-10-10T08:16:00Z">
        <w:r w:rsidR="00E910D0">
          <w:rPr>
            <w:sz w:val="20"/>
            <w:szCs w:val="20"/>
          </w:rPr>
          <w:t>it</w:t>
        </w:r>
      </w:ins>
      <w:del w:id="60" w:author="GIN Stephane" w:date="2025-10-10T08:16:00Z">
        <w:r w:rsidRPr="000E4DF2" w:rsidDel="00E910D0">
          <w:rPr>
            <w:sz w:val="20"/>
            <w:szCs w:val="20"/>
          </w:rPr>
          <w:delText>we</w:delText>
        </w:r>
      </w:del>
      <w:r w:rsidRPr="000E4DF2">
        <w:rPr>
          <w:sz w:val="20"/>
          <w:szCs w:val="20"/>
        </w:rPr>
        <w:t xml:space="preserve"> needed to </w:t>
      </w:r>
      <w:proofErr w:type="gramStart"/>
      <w:r w:rsidRPr="000E4DF2">
        <w:rPr>
          <w:sz w:val="20"/>
          <w:szCs w:val="20"/>
        </w:rPr>
        <w:t>clean</w:t>
      </w:r>
      <w:ins w:id="61" w:author="GIN Stephane" w:date="2025-10-10T08:16:00Z">
        <w:r w:rsidR="00E910D0">
          <w:rPr>
            <w:sz w:val="20"/>
            <w:szCs w:val="20"/>
          </w:rPr>
          <w:t>ed</w:t>
        </w:r>
      </w:ins>
      <w:proofErr w:type="gramEnd"/>
      <w:del w:id="62" w:author="GIN Stephane" w:date="2025-10-10T08:16:00Z">
        <w:r w:rsidRPr="000E4DF2" w:rsidDel="00E910D0">
          <w:rPr>
            <w:sz w:val="20"/>
            <w:szCs w:val="20"/>
          </w:rPr>
          <w:delText xml:space="preserve"> it</w:delText>
        </w:r>
      </w:del>
      <w:r w:rsidRPr="000E4DF2">
        <w:rPr>
          <w:sz w:val="20"/>
          <w:szCs w:val="20"/>
        </w:rPr>
        <w:t xml:space="preserve"> up—removing empty or irrelevant columns (like those filled with zeros or missing data) and streamlining the parameters. After this process, we ended up with two refined datasets: one focused on</w:t>
      </w:r>
      <w:r w:rsidR="002A3665" w:rsidRPr="002A3665">
        <w:t xml:space="preserve"> </w:t>
      </w:r>
      <w:r w:rsidR="002A3665" w:rsidRPr="002A3665">
        <w:rPr>
          <w:sz w:val="20"/>
          <w:szCs w:val="20"/>
        </w:rPr>
        <w:t xml:space="preserve">glass </w:t>
      </w:r>
      <w:r w:rsidR="00E910D0">
        <w:rPr>
          <w:sz w:val="20"/>
          <w:szCs w:val="20"/>
        </w:rPr>
        <w:t>dissolution</w:t>
      </w:r>
      <w:r w:rsidR="002A3665" w:rsidRPr="002A3665">
        <w:rPr>
          <w:sz w:val="20"/>
          <w:szCs w:val="20"/>
        </w:rPr>
        <w:t xml:space="preserve"> rate</w:t>
      </w:r>
      <w:r w:rsidR="002A3665">
        <w:rPr>
          <w:sz w:val="20"/>
          <w:szCs w:val="20"/>
        </w:rPr>
        <w:t>s</w:t>
      </w:r>
      <w:r w:rsidR="002A3665" w:rsidRPr="002A3665">
        <w:rPr>
          <w:sz w:val="20"/>
          <w:szCs w:val="20"/>
        </w:rPr>
        <w:t xml:space="preserve"> </w:t>
      </w:r>
      <w:r w:rsidR="002A3665">
        <w:rPr>
          <w:sz w:val="20"/>
          <w:szCs w:val="20"/>
        </w:rPr>
        <w:t>measured via</w:t>
      </w:r>
      <w:r w:rsidRPr="000E4DF2">
        <w:rPr>
          <w:sz w:val="20"/>
          <w:szCs w:val="20"/>
        </w:rPr>
        <w:t xml:space="preserve"> boron </w:t>
      </w:r>
      <w:r w:rsidR="002A3665">
        <w:rPr>
          <w:sz w:val="20"/>
          <w:szCs w:val="20"/>
        </w:rPr>
        <w:t xml:space="preserve">release </w:t>
      </w:r>
      <w:r w:rsidRPr="000E4DF2">
        <w:rPr>
          <w:sz w:val="20"/>
          <w:szCs w:val="20"/>
        </w:rPr>
        <w:t>(covering 370 test cases and 38 parameters)</w:t>
      </w:r>
      <w:r w:rsidR="00E910D0">
        <w:rPr>
          <w:sz w:val="20"/>
          <w:szCs w:val="20"/>
        </w:rPr>
        <w:t xml:space="preserve"> and</w:t>
      </w:r>
      <w:r w:rsidRPr="000E4DF2">
        <w:rPr>
          <w:sz w:val="20"/>
          <w:szCs w:val="20"/>
        </w:rPr>
        <w:t xml:space="preserve"> another </w:t>
      </w:r>
      <w:proofErr w:type="gramStart"/>
      <w:r w:rsidR="002A3665">
        <w:rPr>
          <w:sz w:val="20"/>
          <w:szCs w:val="20"/>
        </w:rPr>
        <w:t>focused on</w:t>
      </w:r>
      <w:proofErr w:type="gramEnd"/>
      <w:r w:rsidR="002A3665" w:rsidRPr="000E4DF2">
        <w:rPr>
          <w:sz w:val="20"/>
          <w:szCs w:val="20"/>
        </w:rPr>
        <w:t xml:space="preserve"> </w:t>
      </w:r>
      <w:r w:rsidRPr="000E4DF2">
        <w:rPr>
          <w:sz w:val="20"/>
          <w:szCs w:val="20"/>
        </w:rPr>
        <w:t>silicon (with 230 test cases and 38 parameters). These refined datasets became the foundation for training machine learning models to predict initial dissolution rates.</w:t>
      </w:r>
    </w:p>
    <w:p w14:paraId="238A577D" w14:textId="1711640A" w:rsidR="008A1EE3" w:rsidRPr="00DE4BE5" w:rsidRDefault="008A1EE3" w:rsidP="00E96469">
      <w:pPr>
        <w:rPr>
          <w:b/>
          <w:bCs/>
          <w:sz w:val="20"/>
          <w:szCs w:val="20"/>
        </w:rPr>
      </w:pPr>
      <w:r w:rsidRPr="00DE4BE5">
        <w:rPr>
          <w:b/>
          <w:bCs/>
          <w:sz w:val="20"/>
          <w:szCs w:val="20"/>
        </w:rPr>
        <w:t>3.</w:t>
      </w:r>
      <w:r w:rsidRPr="000E4DF2">
        <w:rPr>
          <w:b/>
          <w:bCs/>
          <w:sz w:val="20"/>
          <w:szCs w:val="20"/>
        </w:rPr>
        <w:t>2</w:t>
      </w:r>
      <w:r w:rsidRPr="00DE4BE5">
        <w:rPr>
          <w:b/>
          <w:bCs/>
          <w:sz w:val="20"/>
          <w:szCs w:val="20"/>
        </w:rPr>
        <w:t xml:space="preserve"> Neural Network Modeling Performance</w:t>
      </w:r>
    </w:p>
    <w:p w14:paraId="5149216C" w14:textId="4856ACBE" w:rsidR="008D5F8A" w:rsidRPr="000E4DF2" w:rsidRDefault="008D5F8A" w:rsidP="009D63A5">
      <w:pPr>
        <w:jc w:val="both"/>
        <w:rPr>
          <w:sz w:val="20"/>
          <w:szCs w:val="20"/>
        </w:rPr>
      </w:pPr>
      <w:r w:rsidRPr="000E4DF2">
        <w:rPr>
          <w:sz w:val="20"/>
          <w:szCs w:val="20"/>
        </w:rPr>
        <w:t>Using the two refined datasets from Section 3.1—370 boron test cases and 230 silicon test cases, each with 38 parameters—we trained separate neural networks to predict the initial dissolution rate (Ln(</w:t>
      </w:r>
      <w:ins w:id="63" w:author="Abdelhak Ouanzougui" w:date="2025-10-13T12:07:00Z" w16du:dateUtc="2025-10-13T11:07:00Z">
        <w:r w:rsidR="00C572A8">
          <w:rPr>
            <w:sz w:val="20"/>
            <w:szCs w:val="20"/>
          </w:rPr>
          <w:t>r</w:t>
        </w:r>
      </w:ins>
      <w:commentRangeStart w:id="64"/>
      <w:commentRangeStart w:id="65"/>
      <w:commentRangeStart w:id="66"/>
      <w:del w:id="67" w:author="Abdelhak Ouanzougui" w:date="2025-10-13T12:07:00Z" w16du:dateUtc="2025-10-13T11:07:00Z">
        <w:r w:rsidRPr="000E4DF2" w:rsidDel="00C572A8">
          <w:rPr>
            <w:sz w:val="20"/>
            <w:szCs w:val="20"/>
          </w:rPr>
          <w:delText>V</w:delText>
        </w:r>
      </w:del>
      <w:r w:rsidRPr="000E4DF2">
        <w:rPr>
          <w:sz w:val="20"/>
          <w:szCs w:val="20"/>
        </w:rPr>
        <w:t>₀</w:t>
      </w:r>
      <w:commentRangeEnd w:id="64"/>
      <w:r w:rsidR="00213B5D">
        <w:rPr>
          <w:rStyle w:val="Marquedecommentaire"/>
        </w:rPr>
        <w:commentReference w:id="64"/>
      </w:r>
      <w:commentRangeEnd w:id="65"/>
      <w:r w:rsidR="00B320D7">
        <w:rPr>
          <w:rStyle w:val="Marquedecommentaire"/>
        </w:rPr>
        <w:commentReference w:id="65"/>
      </w:r>
      <w:commentRangeEnd w:id="66"/>
      <w:r w:rsidR="00EF153D">
        <w:rPr>
          <w:rStyle w:val="Marquedecommentaire"/>
        </w:rPr>
        <w:commentReference w:id="66"/>
      </w:r>
      <w:r w:rsidRPr="000E4DF2">
        <w:rPr>
          <w:sz w:val="20"/>
          <w:szCs w:val="20"/>
        </w:rPr>
        <w:t xml:space="preserve">)) based on glass composition (in mol%), temperature, and </w:t>
      </w:r>
      <w:proofErr w:type="spellStart"/>
      <w:r w:rsidRPr="000E4DF2">
        <w:rPr>
          <w:sz w:val="20"/>
          <w:szCs w:val="20"/>
        </w:rPr>
        <w:t>pH.</w:t>
      </w:r>
      <w:proofErr w:type="spellEnd"/>
    </w:p>
    <w:p w14:paraId="3BC7D5BE" w14:textId="04365AB6" w:rsidR="005D16FB" w:rsidRDefault="008D5F8A" w:rsidP="005D16FB">
      <w:pPr>
        <w:jc w:val="both"/>
        <w:rPr>
          <w:sz w:val="20"/>
          <w:szCs w:val="20"/>
        </w:rPr>
      </w:pPr>
      <w:r w:rsidRPr="000E4DF2">
        <w:rPr>
          <w:sz w:val="20"/>
          <w:szCs w:val="20"/>
        </w:rPr>
        <w:t>For boron, the model performed exceptionally well, achieving an R² of 0.97</w:t>
      </w:r>
      <w:ins w:id="68" w:author="Abdelhak Ouanzougui" w:date="2025-10-19T15:23:00Z" w16du:dateUtc="2025-10-19T14:23:00Z">
        <w:r w:rsidR="00CD3E29">
          <w:rPr>
            <w:sz w:val="20"/>
            <w:szCs w:val="20"/>
          </w:rPr>
          <w:t>1</w:t>
        </w:r>
      </w:ins>
      <w:del w:id="69" w:author="Abdelhak Ouanzougui" w:date="2025-10-19T15:22:00Z" w16du:dateUtc="2025-10-19T14:22:00Z">
        <w:r w:rsidRPr="000E4DF2" w:rsidDel="00CD3E29">
          <w:rPr>
            <w:sz w:val="20"/>
            <w:szCs w:val="20"/>
          </w:rPr>
          <w:delText>0</w:delText>
        </w:r>
      </w:del>
      <w:r w:rsidRPr="000E4DF2">
        <w:rPr>
          <w:sz w:val="20"/>
          <w:szCs w:val="20"/>
        </w:rPr>
        <w:t xml:space="preserve">, with a root mean square error (RMSE) of 0.450 and a mean absolute error (MAE) of 0.342 (see Figure 1a). </w:t>
      </w:r>
      <w:r w:rsidR="00122D68" w:rsidRPr="00122D68">
        <w:rPr>
          <w:sz w:val="20"/>
          <w:szCs w:val="20"/>
        </w:rPr>
        <w:t xml:space="preserve">A MAE of 0.342 on </w:t>
      </w:r>
      <w:del w:id="70" w:author="Abdelhak Ouanzougui" w:date="2025-10-13T12:10:00Z" w16du:dateUtc="2025-10-13T11:10:00Z">
        <w:r w:rsidR="00122D68" w:rsidRPr="00122D68" w:rsidDel="00C572A8">
          <w:rPr>
            <w:sz w:val="20"/>
            <w:szCs w:val="20"/>
          </w:rPr>
          <w:delText>ln(V₀)</w:delText>
        </w:r>
      </w:del>
      <w:ins w:id="71" w:author="Abdelhak Ouanzougui" w:date="2025-10-13T12:10:00Z" w16du:dateUtc="2025-10-13T11:10:00Z">
        <w:r w:rsidR="00C572A8">
          <w:rPr>
            <w:sz w:val="20"/>
            <w:szCs w:val="20"/>
          </w:rPr>
          <w:t>ln(r₀)</w:t>
        </w:r>
      </w:ins>
      <w:r w:rsidR="00122D68" w:rsidRPr="00122D68">
        <w:rPr>
          <w:sz w:val="20"/>
          <w:szCs w:val="20"/>
        </w:rPr>
        <w:t xml:space="preserve"> means that, on average, the predicted </w:t>
      </w:r>
      <w:del w:id="72" w:author="Abdelhak Ouanzougui" w:date="2025-10-13T12:10:00Z" w16du:dateUtc="2025-10-13T11:10:00Z">
        <w:r w:rsidR="00122D68" w:rsidRPr="00122D68" w:rsidDel="00C572A8">
          <w:rPr>
            <w:sz w:val="20"/>
            <w:szCs w:val="20"/>
          </w:rPr>
          <w:delText>ln(V₀)</w:delText>
        </w:r>
      </w:del>
      <w:ins w:id="73" w:author="Abdelhak Ouanzougui" w:date="2025-10-13T12:10:00Z" w16du:dateUtc="2025-10-13T11:10:00Z">
        <w:r w:rsidR="00C572A8">
          <w:rPr>
            <w:sz w:val="20"/>
            <w:szCs w:val="20"/>
          </w:rPr>
          <w:t>ln(r₀)</w:t>
        </w:r>
      </w:ins>
      <w:r w:rsidR="00122D68" w:rsidRPr="00122D68">
        <w:rPr>
          <w:sz w:val="20"/>
          <w:szCs w:val="20"/>
        </w:rPr>
        <w:t xml:space="preserve"> values deviate by ±0.342 from the true values, which roughly corresponds to predictions of </w:t>
      </w:r>
      <w:ins w:id="74" w:author="Abdelhak Ouanzougui" w:date="2025-10-13T12:35:00Z" w16du:dateUtc="2025-10-13T11:35:00Z">
        <w:r w:rsidR="00EA130B">
          <w:rPr>
            <w:sz w:val="20"/>
            <w:szCs w:val="20"/>
          </w:rPr>
          <w:t>r</w:t>
        </w:r>
      </w:ins>
      <w:del w:id="75" w:author="Abdelhak Ouanzougui" w:date="2025-10-13T12:35:00Z" w16du:dateUtc="2025-10-13T11:35:00Z">
        <w:r w:rsidR="00122D68" w:rsidRPr="00122D68" w:rsidDel="00EA130B">
          <w:rPr>
            <w:sz w:val="20"/>
            <w:szCs w:val="20"/>
          </w:rPr>
          <w:delText>V</w:delText>
        </w:r>
      </w:del>
      <w:r w:rsidR="00122D68" w:rsidRPr="00122D68">
        <w:rPr>
          <w:sz w:val="20"/>
          <w:szCs w:val="20"/>
        </w:rPr>
        <w:t>₀ ranging from 71% to 141% of the actual values.</w:t>
      </w:r>
      <w:r w:rsidR="00B320D7">
        <w:rPr>
          <w:sz w:val="20"/>
          <w:szCs w:val="20"/>
        </w:rPr>
        <w:t xml:space="preserve"> </w:t>
      </w:r>
      <w:r w:rsidR="005D16FB" w:rsidRPr="005D16FB">
        <w:rPr>
          <w:sz w:val="20"/>
          <w:szCs w:val="20"/>
        </w:rPr>
        <w:t xml:space="preserve">This level of error is comparable to the experimental uncertainty typically associated with dissolution rate measurements: Fournier et al. [20] reported that experimental r₀ values (equivalent to V₀) are generally accurate within ±30%, i.e., between 70% </w:t>
      </w:r>
      <w:r w:rsidR="005D16FB" w:rsidRPr="005D16FB">
        <w:rPr>
          <w:sz w:val="20"/>
          <w:szCs w:val="20"/>
        </w:rPr>
        <w:lastRenderedPageBreak/>
        <w:t xml:space="preserve">and 130% of the true value. In logarithmic space, this corresponds to approximately ±0.26 on ln(r₀), since </w:t>
      </w:r>
      <w:proofErr w:type="gramStart"/>
      <w:r w:rsidR="005D16FB" w:rsidRPr="005D16FB">
        <w:rPr>
          <w:sz w:val="20"/>
          <w:szCs w:val="20"/>
        </w:rPr>
        <w:t>ln(</w:t>
      </w:r>
      <w:proofErr w:type="gramEnd"/>
      <w:r w:rsidR="005D16FB" w:rsidRPr="005D16FB">
        <w:rPr>
          <w:sz w:val="20"/>
          <w:szCs w:val="20"/>
        </w:rPr>
        <w:t>1.3) ≈ 0.26</w:t>
      </w:r>
      <w:r w:rsidR="005D16FB">
        <w:rPr>
          <w:sz w:val="20"/>
          <w:szCs w:val="20"/>
        </w:rPr>
        <w:t xml:space="preserve"> </w:t>
      </w:r>
      <w:r w:rsidR="005D16FB" w:rsidRPr="005D16FB">
        <w:rPr>
          <w:sz w:val="20"/>
          <w:szCs w:val="20"/>
        </w:rPr>
        <w:t xml:space="preserve">(here the upper bound </w:t>
      </w:r>
      <w:proofErr w:type="gramStart"/>
      <w:r w:rsidR="005D16FB" w:rsidRPr="005D16FB">
        <w:rPr>
          <w:sz w:val="20"/>
          <w:szCs w:val="20"/>
        </w:rPr>
        <w:t>ln(</w:t>
      </w:r>
      <w:proofErr w:type="gramEnd"/>
      <w:r w:rsidR="005D16FB" w:rsidRPr="005D16FB">
        <w:rPr>
          <w:sz w:val="20"/>
          <w:szCs w:val="20"/>
        </w:rPr>
        <w:t xml:space="preserve">1.3) is used rather than </w:t>
      </w:r>
      <w:proofErr w:type="gramStart"/>
      <w:r w:rsidR="005D16FB" w:rsidRPr="005D16FB">
        <w:rPr>
          <w:sz w:val="20"/>
          <w:szCs w:val="20"/>
        </w:rPr>
        <w:t>ln(</w:t>
      </w:r>
      <w:proofErr w:type="gramEnd"/>
      <w:r w:rsidR="005D16FB" w:rsidRPr="005D16FB">
        <w:rPr>
          <w:sz w:val="20"/>
          <w:szCs w:val="20"/>
        </w:rPr>
        <w:t>0.7), to avoid overestimating the error).</w:t>
      </w:r>
      <w:r w:rsidR="005D16FB">
        <w:rPr>
          <w:sz w:val="20"/>
          <w:szCs w:val="20"/>
        </w:rPr>
        <w:t xml:space="preserve"> </w:t>
      </w:r>
      <w:r w:rsidR="005D16FB" w:rsidRPr="005D16FB">
        <w:rPr>
          <w:sz w:val="20"/>
          <w:szCs w:val="20"/>
        </w:rPr>
        <w:t>Thus, the model error is of the same order of magnitude as the experimental uncertainty.</w:t>
      </w:r>
      <w:r w:rsidR="005D16FB">
        <w:rPr>
          <w:sz w:val="20"/>
          <w:szCs w:val="20"/>
        </w:rPr>
        <w:t xml:space="preserve"> </w:t>
      </w:r>
    </w:p>
    <w:p w14:paraId="021FC208" w14:textId="77777777" w:rsidR="00CD3E29" w:rsidRDefault="00122D68" w:rsidP="005D16FB">
      <w:pPr>
        <w:jc w:val="both"/>
        <w:rPr>
          <w:ins w:id="76" w:author="Abdelhak Ouanzougui" w:date="2025-10-19T15:22:00Z" w16du:dateUtc="2025-10-19T14:22:00Z"/>
          <w:sz w:val="20"/>
          <w:szCs w:val="20"/>
        </w:rPr>
      </w:pPr>
      <w:ins w:id="77" w:author="FRUGIER Pierre" w:date="2025-08-26T09:49:00Z">
        <w:del w:id="78" w:author="Abdelhak Ouanzougui" w:date="2025-09-28T17:27:00Z">
          <w:r w:rsidRPr="00122D68" w:rsidDel="005D16FB">
            <w:rPr>
              <w:sz w:val="20"/>
              <w:szCs w:val="20"/>
            </w:rPr>
            <w:delText xml:space="preserve"> </w:delText>
          </w:r>
        </w:del>
      </w:ins>
      <w:r w:rsidR="008D5F8A" w:rsidRPr="000E4DF2">
        <w:rPr>
          <w:sz w:val="20"/>
          <w:szCs w:val="20"/>
        </w:rPr>
        <w:t>The predictions lined up almost perfectly with experimental results, with only a few outliers. The residuals were evenly spread around zero (Figure 1b), and the training and validation loss curves leveled off smoothly (Figure 1c), suggesting the model generalizes well without overfitting.</w:t>
      </w:r>
    </w:p>
    <w:p w14:paraId="68F60E31" w14:textId="77777777" w:rsidR="00CD3E29" w:rsidRDefault="00CD3E29" w:rsidP="005D16FB">
      <w:pPr>
        <w:jc w:val="both"/>
        <w:rPr>
          <w:ins w:id="79" w:author="Abdelhak Ouanzougui" w:date="2025-10-19T15:22:00Z" w16du:dateUtc="2025-10-19T14:22:00Z"/>
          <w:sz w:val="20"/>
          <w:szCs w:val="20"/>
        </w:rPr>
      </w:pPr>
    </w:p>
    <w:p w14:paraId="7D940CAA" w14:textId="1E2412E8" w:rsidR="008D5F8A" w:rsidRPr="000E4DF2" w:rsidRDefault="00E62510" w:rsidP="005D16FB">
      <w:pPr>
        <w:jc w:val="both"/>
        <w:rPr>
          <w:sz w:val="20"/>
          <w:szCs w:val="20"/>
        </w:rPr>
      </w:pPr>
      <w:ins w:id="80" w:author="Abdelhak Ouanzougui" w:date="2025-10-13T11:39:00Z" w16du:dateUtc="2025-10-13T10:39:00Z">
        <w:r>
          <w:rPr>
            <w:noProof/>
            <w:sz w:val="20"/>
            <w:szCs w:val="20"/>
          </w:rPr>
          <w:drawing>
            <wp:inline distT="0" distB="0" distL="0" distR="0" wp14:anchorId="0F411DC7" wp14:editId="2E1F907F">
              <wp:extent cx="5760720" cy="2495550"/>
              <wp:effectExtent l="0" t="0" r="0" b="0"/>
              <wp:docPr id="603682429" name="Image 1"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82429" name="Image 1" descr="Une image contenant texte, diagramme, ligne, capture d’écra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495550"/>
                      </a:xfrm>
                      <a:prstGeom prst="rect">
                        <a:avLst/>
                      </a:prstGeom>
                    </pic:spPr>
                  </pic:pic>
                </a:graphicData>
              </a:graphic>
            </wp:inline>
          </w:drawing>
        </w:r>
      </w:ins>
    </w:p>
    <w:p w14:paraId="71F6B7B3" w14:textId="3D81D5C6" w:rsidR="00A64DC5" w:rsidRDefault="00F527C6" w:rsidP="00BD7F26">
      <w:pPr>
        <w:keepNext/>
        <w:jc w:val="center"/>
      </w:pPr>
      <w:del w:id="81" w:author="Abdelhak Ouanzougui" w:date="2025-10-13T11:39:00Z" w16du:dateUtc="2025-10-13T10:39:00Z">
        <w:r w:rsidDel="00E62510">
          <w:rPr>
            <w:noProof/>
          </w:rPr>
          <w:drawing>
            <wp:inline distT="0" distB="0" distL="0" distR="0" wp14:anchorId="5951BDFD" wp14:editId="27597A2D">
              <wp:extent cx="5760720" cy="2496185"/>
              <wp:effectExtent l="0" t="0" r="0" b="0"/>
              <wp:docPr id="804364657" name="Image 2"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64657" name="Image 2" descr="Une image contenant texte, diagramme, ligne, Tracé&#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496185"/>
                      </a:xfrm>
                      <a:prstGeom prst="rect">
                        <a:avLst/>
                      </a:prstGeom>
                      <a:noFill/>
                      <a:ln>
                        <a:noFill/>
                      </a:ln>
                    </pic:spPr>
                  </pic:pic>
                </a:graphicData>
              </a:graphic>
            </wp:inline>
          </w:drawing>
        </w:r>
      </w:del>
    </w:p>
    <w:p w14:paraId="185BEA44" w14:textId="033C2006" w:rsidR="003D7774" w:rsidRPr="005E59D4" w:rsidRDefault="00A64DC5" w:rsidP="00CB1CAE">
      <w:pPr>
        <w:pStyle w:val="Lgende"/>
        <w:jc w:val="center"/>
        <w:rPr>
          <w:sz w:val="16"/>
          <w:szCs w:val="16"/>
        </w:rPr>
      </w:pPr>
      <w:r>
        <w:t xml:space="preserve">Figure </w:t>
      </w:r>
      <w:r>
        <w:fldChar w:fldCharType="begin"/>
      </w:r>
      <w:r>
        <w:instrText xml:space="preserve"> SEQ Figure \* ARABIC </w:instrText>
      </w:r>
      <w:r>
        <w:fldChar w:fldCharType="separate"/>
      </w:r>
      <w:r w:rsidR="00570300">
        <w:rPr>
          <w:noProof/>
        </w:rPr>
        <w:t>1</w:t>
      </w:r>
      <w:r>
        <w:fldChar w:fldCharType="end"/>
      </w:r>
      <w:r w:rsidRPr="00A64DC5">
        <w:rPr>
          <w:noProof/>
        </w:rPr>
        <w:t xml:space="preserve">: Performance of the neural network model for boron initial dissolution rates. (a) Predicted vs. actual </w:t>
      </w:r>
      <w:del w:id="82" w:author="Abdelhak Ouanzougui" w:date="2025-10-13T12:10:00Z" w16du:dateUtc="2025-10-13T11:10:00Z">
        <w:r w:rsidRPr="00A64DC5" w:rsidDel="00C572A8">
          <w:rPr>
            <w:noProof/>
          </w:rPr>
          <w:delText>Ln(V₀)</w:delText>
        </w:r>
      </w:del>
      <w:ins w:id="83" w:author="Abdelhak Ouanzougui" w:date="2025-10-13T12:10:00Z" w16du:dateUtc="2025-10-13T11:10:00Z">
        <w:r w:rsidR="00C572A8">
          <w:rPr>
            <w:noProof/>
          </w:rPr>
          <w:t>Ln(r₀)</w:t>
        </w:r>
      </w:ins>
      <w:r w:rsidRPr="00A64DC5">
        <w:rPr>
          <w:noProof/>
        </w:rPr>
        <w:t xml:space="preserve"> of boron; (b) distribution of residuals; (c) training and validation loss curves.</w:t>
      </w:r>
    </w:p>
    <w:p w14:paraId="541EBDC7" w14:textId="77777777" w:rsidR="00553EE2" w:rsidRDefault="00553EE2" w:rsidP="005E59D4">
      <w:pPr>
        <w:rPr>
          <w:sz w:val="16"/>
          <w:szCs w:val="16"/>
        </w:rPr>
      </w:pPr>
    </w:p>
    <w:p w14:paraId="5636BC5E" w14:textId="426186CE" w:rsidR="006E26ED" w:rsidRDefault="00F44D45" w:rsidP="006E26ED">
      <w:pPr>
        <w:jc w:val="both"/>
        <w:rPr>
          <w:sz w:val="20"/>
          <w:szCs w:val="20"/>
        </w:rPr>
      </w:pPr>
      <w:del w:id="84" w:author="Abdelhak Ouanzougui" w:date="2025-09-28T17:46:00Z">
        <w:r w:rsidRPr="00100A29" w:rsidDel="006E26ED">
          <w:rPr>
            <w:sz w:val="20"/>
            <w:szCs w:val="20"/>
          </w:rPr>
          <w:delText>For silicon, the model still did well, though not quite as strongly (R² = 0.917, RMSE = 0.694, MAE = 0.488; Figure 2a). It captured the overall patterns, but the residuals showed greater variability (Figure 2b). This probably happens because the dataset is too small and doesn’t fully account for other influencing factors—like how saturated the solution is, the formation of gel layers, or the appearance of secondary phases. This aligns with previous findings that silicon release is more sensitive to environmental conditions, whereas boron tends to be a more consistent indicator of early-stage dissolution [</w:delText>
        </w:r>
        <w:r w:rsidR="00915DFC" w:rsidDel="006E26ED">
          <w:rPr>
            <w:sz w:val="20"/>
            <w:szCs w:val="20"/>
          </w:rPr>
          <w:delText>11</w:delText>
        </w:r>
        <w:r w:rsidRPr="00100A29" w:rsidDel="006E26ED">
          <w:rPr>
            <w:sz w:val="20"/>
            <w:szCs w:val="20"/>
          </w:rPr>
          <w:delText xml:space="preserve">, </w:delText>
        </w:r>
        <w:r w:rsidR="00915DFC" w:rsidDel="006E26ED">
          <w:rPr>
            <w:sz w:val="20"/>
            <w:szCs w:val="20"/>
          </w:rPr>
          <w:delText>12</w:delText>
        </w:r>
        <w:r w:rsidRPr="00100A29" w:rsidDel="006E26ED">
          <w:rPr>
            <w:sz w:val="20"/>
            <w:szCs w:val="20"/>
          </w:rPr>
          <w:delText>].</w:delText>
        </w:r>
      </w:del>
      <w:r w:rsidR="006E26ED" w:rsidRPr="006E26ED">
        <w:rPr>
          <w:sz w:val="20"/>
          <w:szCs w:val="20"/>
        </w:rPr>
        <w:t>For silicon, the model still did well, though not quite as strongly (R² = 0.91</w:t>
      </w:r>
      <w:ins w:id="85" w:author="Abdelhak Ouanzougui" w:date="2025-10-19T15:24:00Z" w16du:dateUtc="2025-10-19T14:24:00Z">
        <w:r w:rsidR="00CD3E29">
          <w:rPr>
            <w:sz w:val="20"/>
            <w:szCs w:val="20"/>
          </w:rPr>
          <w:t>4</w:t>
        </w:r>
      </w:ins>
      <w:del w:id="86" w:author="Abdelhak Ouanzougui" w:date="2025-10-19T15:24:00Z" w16du:dateUtc="2025-10-19T14:24:00Z">
        <w:r w:rsidR="006E26ED" w:rsidRPr="006E26ED" w:rsidDel="00CD3E29">
          <w:rPr>
            <w:sz w:val="20"/>
            <w:szCs w:val="20"/>
          </w:rPr>
          <w:delText>7</w:delText>
        </w:r>
      </w:del>
      <w:r w:rsidR="006E26ED" w:rsidRPr="006E26ED">
        <w:rPr>
          <w:sz w:val="20"/>
          <w:szCs w:val="20"/>
        </w:rPr>
        <w:t xml:space="preserve">, RMSE = 0.694, MAE = 0.488; Figure 2a). It captured the overall patterns, but the residuals showed greater variability (Figure 2b). This MAE on </w:t>
      </w:r>
      <w:del w:id="87" w:author="Abdelhak Ouanzougui" w:date="2025-10-13T12:10:00Z" w16du:dateUtc="2025-10-13T11:10:00Z">
        <w:r w:rsidR="006E26ED" w:rsidRPr="006E26ED" w:rsidDel="00C572A8">
          <w:rPr>
            <w:sz w:val="20"/>
            <w:szCs w:val="20"/>
          </w:rPr>
          <w:delText>ln(V₀)</w:delText>
        </w:r>
      </w:del>
      <w:ins w:id="88" w:author="Abdelhak Ouanzougui" w:date="2025-10-13T12:10:00Z" w16du:dateUtc="2025-10-13T11:10:00Z">
        <w:r w:rsidR="00C572A8">
          <w:rPr>
            <w:sz w:val="20"/>
            <w:szCs w:val="20"/>
          </w:rPr>
          <w:t>ln(r₀)</w:t>
        </w:r>
      </w:ins>
      <w:r w:rsidR="006E26ED" w:rsidRPr="006E26ED">
        <w:rPr>
          <w:sz w:val="20"/>
          <w:szCs w:val="20"/>
        </w:rPr>
        <w:t xml:space="preserve"> corresponds to predictions of </w:t>
      </w:r>
      <w:ins w:id="89" w:author="Abdelhak Ouanzougui" w:date="2025-10-13T12:36:00Z" w16du:dateUtc="2025-10-13T11:36:00Z">
        <w:r w:rsidR="00EA130B">
          <w:rPr>
            <w:sz w:val="20"/>
            <w:szCs w:val="20"/>
          </w:rPr>
          <w:t>r</w:t>
        </w:r>
      </w:ins>
      <w:del w:id="90" w:author="Abdelhak Ouanzougui" w:date="2025-10-13T12:36:00Z" w16du:dateUtc="2025-10-13T11:36:00Z">
        <w:r w:rsidR="006E26ED" w:rsidRPr="006E26ED" w:rsidDel="00EA130B">
          <w:rPr>
            <w:sz w:val="20"/>
            <w:szCs w:val="20"/>
          </w:rPr>
          <w:delText>V</w:delText>
        </w:r>
      </w:del>
      <w:r w:rsidR="006E26ED" w:rsidRPr="006E26ED">
        <w:rPr>
          <w:sz w:val="20"/>
          <w:szCs w:val="20"/>
        </w:rPr>
        <w:t xml:space="preserve">₀ ranging approximately from 61% to 164% of the true values, which remains of the same order of magnitude as the </w:t>
      </w:r>
      <w:r w:rsidR="006E26ED" w:rsidRPr="006E26ED">
        <w:rPr>
          <w:sz w:val="20"/>
          <w:szCs w:val="20"/>
        </w:rPr>
        <w:lastRenderedPageBreak/>
        <w:t xml:space="preserve">experimental uncertainty reported by Fournier et al. [20]. The somewhat higher </w:t>
      </w:r>
      <w:proofErr w:type="gramStart"/>
      <w:r w:rsidR="006E26ED" w:rsidRPr="006E26ED">
        <w:rPr>
          <w:sz w:val="20"/>
          <w:szCs w:val="20"/>
        </w:rPr>
        <w:t>error likely</w:t>
      </w:r>
      <w:proofErr w:type="gramEnd"/>
      <w:r w:rsidR="006E26ED" w:rsidRPr="006E26ED">
        <w:rPr>
          <w:sz w:val="20"/>
          <w:szCs w:val="20"/>
        </w:rPr>
        <w:t xml:space="preserve"> reflects the smaller dataset and the fact that other influencing factors—such as solution saturation, gel layer formation, or secondary phase precipitation—were not fully captured. This aligns with previous findings that silicon release is more sensitive to environmental conditions, whereas boron tends to be a more consistent indicator of early-stage dissolution [11,12].</w:t>
      </w:r>
      <w:ins w:id="91" w:author="Abdelhak Ouanzougui" w:date="2025-10-13T11:40:00Z" w16du:dateUtc="2025-10-13T10:40:00Z">
        <w:r w:rsidR="00E62510">
          <w:rPr>
            <w:noProof/>
            <w:sz w:val="20"/>
            <w:szCs w:val="20"/>
          </w:rPr>
          <w:drawing>
            <wp:inline distT="0" distB="0" distL="0" distR="0" wp14:anchorId="627C6074" wp14:editId="1B553003">
              <wp:extent cx="5760720" cy="2494915"/>
              <wp:effectExtent l="0" t="0" r="0" b="635"/>
              <wp:docPr id="1359908977" name="Image 2"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08977" name="Image 2" descr="Une image contenant texte, diagramme, ligne, Tracé&#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494915"/>
                      </a:xfrm>
                      <a:prstGeom prst="rect">
                        <a:avLst/>
                      </a:prstGeom>
                    </pic:spPr>
                  </pic:pic>
                </a:graphicData>
              </a:graphic>
            </wp:inline>
          </w:drawing>
        </w:r>
      </w:ins>
    </w:p>
    <w:p w14:paraId="62FBA68A" w14:textId="77777777" w:rsidR="00E910D0" w:rsidRPr="00100A29" w:rsidRDefault="00E910D0" w:rsidP="006E26ED">
      <w:pPr>
        <w:jc w:val="both"/>
        <w:rPr>
          <w:sz w:val="20"/>
          <w:szCs w:val="20"/>
        </w:rPr>
      </w:pPr>
    </w:p>
    <w:p w14:paraId="6728DEDA" w14:textId="6368A075" w:rsidR="00D36410" w:rsidRDefault="00D36410" w:rsidP="00BD7F26">
      <w:pPr>
        <w:keepNext/>
        <w:jc w:val="center"/>
      </w:pPr>
      <w:del w:id="92" w:author="Abdelhak Ouanzougui" w:date="2025-10-13T11:40:00Z" w16du:dateUtc="2025-10-13T10:40:00Z">
        <w:r w:rsidDel="00E62510">
          <w:rPr>
            <w:noProof/>
          </w:rPr>
          <w:drawing>
            <wp:inline distT="0" distB="0" distL="0" distR="0" wp14:anchorId="00C282D3" wp14:editId="3FE08364">
              <wp:extent cx="5760720" cy="2496185"/>
              <wp:effectExtent l="0" t="0" r="0" b="0"/>
              <wp:docPr id="1584458378" name="Image 3"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58378" name="Image 3" descr="Une image contenant texte, diagramme, ligne, Tracé&#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496185"/>
                      </a:xfrm>
                      <a:prstGeom prst="rect">
                        <a:avLst/>
                      </a:prstGeom>
                      <a:noFill/>
                      <a:ln>
                        <a:noFill/>
                      </a:ln>
                    </pic:spPr>
                  </pic:pic>
                </a:graphicData>
              </a:graphic>
            </wp:inline>
          </w:drawing>
        </w:r>
      </w:del>
    </w:p>
    <w:p w14:paraId="1094C1B7" w14:textId="754A968E" w:rsidR="00553EE2" w:rsidRPr="005E59D4" w:rsidRDefault="00D36410" w:rsidP="00D36410">
      <w:pPr>
        <w:pStyle w:val="Lgende"/>
        <w:jc w:val="center"/>
        <w:rPr>
          <w:sz w:val="16"/>
          <w:szCs w:val="16"/>
        </w:rPr>
      </w:pPr>
      <w:r>
        <w:t xml:space="preserve">Figure </w:t>
      </w:r>
      <w:r>
        <w:fldChar w:fldCharType="begin"/>
      </w:r>
      <w:r>
        <w:instrText xml:space="preserve"> SEQ Figure \* ARABIC </w:instrText>
      </w:r>
      <w:r>
        <w:fldChar w:fldCharType="separate"/>
      </w:r>
      <w:r w:rsidR="00570300">
        <w:rPr>
          <w:noProof/>
        </w:rPr>
        <w:t>2</w:t>
      </w:r>
      <w:r>
        <w:fldChar w:fldCharType="end"/>
      </w:r>
      <w:r w:rsidRPr="00C96BEA">
        <w:rPr>
          <w:noProof/>
        </w:rPr>
        <w:t xml:space="preserve">: Performance of the neural network model for silicon initial dissolution rates. (a) Predicted vs. actual </w:t>
      </w:r>
      <w:del w:id="93" w:author="Abdelhak Ouanzougui" w:date="2025-10-13T12:10:00Z" w16du:dateUtc="2025-10-13T11:10:00Z">
        <w:r w:rsidRPr="00C96BEA" w:rsidDel="00C572A8">
          <w:rPr>
            <w:noProof/>
          </w:rPr>
          <w:delText>Ln(V₀)</w:delText>
        </w:r>
      </w:del>
      <w:ins w:id="94" w:author="Abdelhak Ouanzougui" w:date="2025-10-13T12:10:00Z" w16du:dateUtc="2025-10-13T11:10:00Z">
        <w:r w:rsidR="00C572A8">
          <w:rPr>
            <w:noProof/>
          </w:rPr>
          <w:t>Ln(r₀)</w:t>
        </w:r>
      </w:ins>
      <w:r w:rsidRPr="00C96BEA">
        <w:rPr>
          <w:noProof/>
        </w:rPr>
        <w:t xml:space="preserve"> of silicon; (b) distribution of residuals; (c) training and validation loss </w:t>
      </w:r>
      <w:commentRangeStart w:id="95"/>
      <w:commentRangeStart w:id="96"/>
      <w:r w:rsidRPr="00C96BEA">
        <w:rPr>
          <w:noProof/>
        </w:rPr>
        <w:t>curves</w:t>
      </w:r>
      <w:commentRangeEnd w:id="95"/>
      <w:r w:rsidR="00AF3E65">
        <w:rPr>
          <w:rStyle w:val="Marquedecommentaire"/>
          <w:i w:val="0"/>
          <w:iCs w:val="0"/>
          <w:color w:val="auto"/>
        </w:rPr>
        <w:commentReference w:id="95"/>
      </w:r>
      <w:commentRangeEnd w:id="96"/>
      <w:r w:rsidR="00CB637B">
        <w:rPr>
          <w:rStyle w:val="Marquedecommentaire"/>
          <w:i w:val="0"/>
          <w:iCs w:val="0"/>
          <w:color w:val="auto"/>
        </w:rPr>
        <w:commentReference w:id="96"/>
      </w:r>
      <w:r w:rsidRPr="00C96BEA">
        <w:rPr>
          <w:noProof/>
        </w:rPr>
        <w:t>.</w:t>
      </w:r>
    </w:p>
    <w:p w14:paraId="2BB1240F" w14:textId="77777777" w:rsidR="005D6D56" w:rsidRDefault="005D6D56" w:rsidP="005E59D4">
      <w:pPr>
        <w:rPr>
          <w:sz w:val="16"/>
          <w:szCs w:val="16"/>
        </w:rPr>
      </w:pPr>
    </w:p>
    <w:p w14:paraId="0506F9AE" w14:textId="43CE8235" w:rsidR="0036306A" w:rsidRDefault="00BE56A4" w:rsidP="00BE56A4">
      <w:pPr>
        <w:jc w:val="both"/>
        <w:rPr>
          <w:ins w:id="97" w:author="Abdelhak Ouanzougui" w:date="2025-10-19T18:05:00Z" w16du:dateUtc="2025-10-19T17:05:00Z"/>
          <w:sz w:val="20"/>
          <w:szCs w:val="20"/>
        </w:rPr>
      </w:pPr>
      <w:ins w:id="98" w:author="Abdelhak Ouanzougui" w:date="2025-09-28T18:15:00Z">
        <w:r w:rsidRPr="00BE56A4">
          <w:rPr>
            <w:sz w:val="20"/>
            <w:szCs w:val="20"/>
          </w:rPr>
          <w:t xml:space="preserve">The boron model’s effectiveness seems closely tied to the nature of its dataset. For </w:t>
        </w:r>
        <w:proofErr w:type="gramStart"/>
        <w:r w:rsidRPr="00BE56A4">
          <w:rPr>
            <w:sz w:val="20"/>
            <w:szCs w:val="20"/>
          </w:rPr>
          <w:t>boron</w:t>
        </w:r>
        <w:proofErr w:type="gramEnd"/>
        <w:r w:rsidRPr="00BE56A4">
          <w:rPr>
            <w:sz w:val="20"/>
            <w:szCs w:val="20"/>
          </w:rPr>
          <w:t xml:space="preserve">, </w:t>
        </w:r>
        <w:proofErr w:type="gramStart"/>
        <w:r w:rsidRPr="00BE56A4">
          <w:rPr>
            <w:sz w:val="20"/>
            <w:szCs w:val="20"/>
          </w:rPr>
          <w:t>the majority of</w:t>
        </w:r>
        <w:proofErr w:type="gramEnd"/>
        <w:r w:rsidRPr="00BE56A4">
          <w:rPr>
            <w:sz w:val="20"/>
            <w:szCs w:val="20"/>
          </w:rPr>
          <w:t xml:space="preserve"> dissolution rates clustered below 4, with just a handful of exceptions near 7. In contrast, the silicon </w:t>
        </w:r>
        <w:proofErr w:type="gramStart"/>
        <w:r w:rsidRPr="00BE56A4">
          <w:rPr>
            <w:sz w:val="20"/>
            <w:szCs w:val="20"/>
          </w:rPr>
          <w:t>dataset</w:t>
        </w:r>
        <w:proofErr w:type="gramEnd"/>
        <w:r w:rsidRPr="00BE56A4">
          <w:rPr>
            <w:sz w:val="20"/>
            <w:szCs w:val="20"/>
          </w:rPr>
          <w:t xml:space="preserve"> initially contained values reaching into the hundreds or even thousands. Although we limited the silicon data to values under 20 (with a maximum around 10), its distribution stayed wider and less consistent compared to boron. This broader range, paired with a smaller sample size, may explain why the silicon model’s predictions were less accurate.</w:t>
        </w:r>
      </w:ins>
      <w:ins w:id="99" w:author="Abdelhak Ouanzougui" w:date="2025-10-19T18:04:00Z" w16du:dateUtc="2025-10-19T17:04:00Z">
        <w:r w:rsidR="0036306A">
          <w:rPr>
            <w:sz w:val="20"/>
            <w:szCs w:val="20"/>
          </w:rPr>
          <w:t xml:space="preserve"> </w:t>
        </w:r>
        <w:r w:rsidR="0036306A" w:rsidRPr="00A534CE">
          <w:rPr>
            <w:sz w:val="20"/>
            <w:szCs w:val="20"/>
          </w:rPr>
          <w:t>When we included those extreme values, the model’s performance</w:t>
        </w:r>
        <w:r w:rsidR="0036306A">
          <w:rPr>
            <w:sz w:val="20"/>
            <w:szCs w:val="20"/>
          </w:rPr>
          <w:t xml:space="preserve"> (see figure </w:t>
        </w:r>
      </w:ins>
      <w:ins w:id="100" w:author="Abdelhak Ouanzougui" w:date="2025-10-19T18:27:00Z" w16du:dateUtc="2025-10-19T17:27:00Z">
        <w:r w:rsidR="00E27E69">
          <w:rPr>
            <w:sz w:val="20"/>
            <w:szCs w:val="20"/>
          </w:rPr>
          <w:t>3</w:t>
        </w:r>
      </w:ins>
      <w:ins w:id="101" w:author="Abdelhak Ouanzougui" w:date="2025-10-19T18:04:00Z" w16du:dateUtc="2025-10-19T17:04:00Z">
        <w:r w:rsidR="0036306A">
          <w:rPr>
            <w:sz w:val="20"/>
            <w:szCs w:val="20"/>
          </w:rPr>
          <w:t>)</w:t>
        </w:r>
        <w:r w:rsidR="0036306A" w:rsidRPr="00A534CE">
          <w:rPr>
            <w:sz w:val="20"/>
            <w:szCs w:val="20"/>
          </w:rPr>
          <w:t xml:space="preserve"> dropped sharply (R² = 0.463, RMSE = 1.629, MAE = 0.883). This confirmed that removing them helped the model generalize better and kept the results more stable.</w:t>
        </w:r>
        <w:r w:rsidR="0036306A">
          <w:rPr>
            <w:sz w:val="20"/>
            <w:szCs w:val="20"/>
          </w:rPr>
          <w:t xml:space="preserve"> </w:t>
        </w:r>
      </w:ins>
    </w:p>
    <w:p w14:paraId="1C008694" w14:textId="77777777" w:rsidR="00570300" w:rsidRDefault="0036306A" w:rsidP="00570300">
      <w:pPr>
        <w:keepNext/>
        <w:jc w:val="both"/>
        <w:rPr>
          <w:ins w:id="102" w:author="Abdelhak Ouanzougui" w:date="2025-10-19T18:22:00Z" w16du:dateUtc="2025-10-19T17:22:00Z"/>
        </w:rPr>
        <w:pPrChange w:id="103" w:author="Abdelhak Ouanzougui" w:date="2025-10-19T18:22:00Z" w16du:dateUtc="2025-10-19T17:22:00Z">
          <w:pPr>
            <w:jc w:val="both"/>
          </w:pPr>
        </w:pPrChange>
      </w:pPr>
      <w:ins w:id="104" w:author="Abdelhak Ouanzougui" w:date="2025-10-19T18:05:00Z" w16du:dateUtc="2025-10-19T17:05:00Z">
        <w:r>
          <w:rPr>
            <w:noProof/>
            <w:sz w:val="20"/>
            <w:szCs w:val="20"/>
          </w:rPr>
          <w:lastRenderedPageBreak/>
          <w:drawing>
            <wp:inline distT="0" distB="0" distL="0" distR="0" wp14:anchorId="32AE9126" wp14:editId="6547DFDC">
              <wp:extent cx="5760720" cy="2495550"/>
              <wp:effectExtent l="0" t="0" r="0" b="0"/>
              <wp:docPr id="1505549774" name="Image 4"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49774" name="Image 4" descr="Une image contenant texte, diagramme, ligne, Tracé&#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495550"/>
                      </a:xfrm>
                      <a:prstGeom prst="rect">
                        <a:avLst/>
                      </a:prstGeom>
                    </pic:spPr>
                  </pic:pic>
                </a:graphicData>
              </a:graphic>
            </wp:inline>
          </w:drawing>
        </w:r>
      </w:ins>
    </w:p>
    <w:p w14:paraId="3FD0A755" w14:textId="2C6A6AA9" w:rsidR="0036306A" w:rsidRDefault="00570300" w:rsidP="00570300">
      <w:pPr>
        <w:pStyle w:val="Lgende"/>
        <w:jc w:val="both"/>
        <w:rPr>
          <w:ins w:id="105" w:author="Abdelhak Ouanzougui" w:date="2025-10-19T18:04:00Z" w16du:dateUtc="2025-10-19T17:04:00Z"/>
          <w:sz w:val="20"/>
          <w:szCs w:val="20"/>
        </w:rPr>
        <w:pPrChange w:id="106" w:author="Abdelhak Ouanzougui" w:date="2025-10-19T18:22:00Z" w16du:dateUtc="2025-10-19T17:22:00Z">
          <w:pPr>
            <w:jc w:val="both"/>
          </w:pPr>
        </w:pPrChange>
      </w:pPr>
      <w:ins w:id="107" w:author="Abdelhak Ouanzougui" w:date="2025-10-19T18:22:00Z" w16du:dateUtc="2025-10-19T17:22:00Z">
        <w:r>
          <w:t xml:space="preserve">Figure </w:t>
        </w:r>
        <w:r>
          <w:fldChar w:fldCharType="begin"/>
        </w:r>
        <w:r>
          <w:instrText xml:space="preserve"> SEQ Figure \* ARABIC </w:instrText>
        </w:r>
      </w:ins>
      <w:r>
        <w:fldChar w:fldCharType="separate"/>
      </w:r>
      <w:ins w:id="108" w:author="Abdelhak Ouanzougui" w:date="2025-10-19T18:25:00Z" w16du:dateUtc="2025-10-19T17:25:00Z">
        <w:r>
          <w:rPr>
            <w:noProof/>
          </w:rPr>
          <w:t>3</w:t>
        </w:r>
      </w:ins>
      <w:ins w:id="109" w:author="Abdelhak Ouanzougui" w:date="2025-10-19T18:22:00Z" w16du:dateUtc="2025-10-19T17:22:00Z">
        <w:r>
          <w:fldChar w:fldCharType="end"/>
        </w:r>
        <w:r w:rsidRPr="00E27E69">
          <w:rPr>
            <w:noProof/>
            <w:rPrChange w:id="110" w:author="Abdelhak Ouanzougui" w:date="2025-10-19T18:25:00Z" w16du:dateUtc="2025-10-19T17:25:00Z">
              <w:rPr>
                <w:noProof/>
                <w:lang w:val="fr-FR"/>
              </w:rPr>
            </w:rPrChange>
          </w:rPr>
          <w:t>: Performance of the neural network model for silicon initial dissolution rates with the extreme values included. (a) Predicted vs. actual Ln(r₀) of silicon; (b) distribution of residuals; (c) training and validation loss curves.</w:t>
        </w:r>
      </w:ins>
    </w:p>
    <w:p w14:paraId="7B401069" w14:textId="46AD64F6" w:rsidR="00560528" w:rsidRPr="00100A29" w:rsidDel="00BE56A4" w:rsidRDefault="00560528" w:rsidP="00BE56A4">
      <w:pPr>
        <w:jc w:val="both"/>
        <w:rPr>
          <w:del w:id="111" w:author="Abdelhak Ouanzougui" w:date="2025-09-28T18:15:00Z"/>
          <w:sz w:val="20"/>
          <w:szCs w:val="20"/>
        </w:rPr>
      </w:pPr>
      <w:del w:id="112" w:author="Abdelhak Ouanzougui" w:date="2025-09-28T18:15:00Z">
        <w:r w:rsidRPr="00100A29" w:rsidDel="00BE56A4">
          <w:rPr>
            <w:sz w:val="20"/>
            <w:szCs w:val="20"/>
          </w:rPr>
          <w:delText xml:space="preserve">The boron model’s superior performance can be attributed to two key factors: a larger dataset </w:delText>
        </w:r>
        <w:commentRangeStart w:id="113"/>
        <w:commentRangeStart w:id="114"/>
        <w:r w:rsidRPr="00100A29" w:rsidDel="00BE56A4">
          <w:rPr>
            <w:sz w:val="20"/>
            <w:szCs w:val="20"/>
          </w:rPr>
          <w:delText>and stronger compositional relationships between boron release and glass modifiers (such as sodium, aluminum, and the B/Si ratio), which have been repeatedly observed in mechanistic studies of glass corrosion [</w:delText>
        </w:r>
        <w:r w:rsidR="00667776" w:rsidDel="00BE56A4">
          <w:rPr>
            <w:sz w:val="20"/>
            <w:szCs w:val="20"/>
          </w:rPr>
          <w:delText>3</w:delText>
        </w:r>
        <w:r w:rsidRPr="00100A29" w:rsidDel="00BE56A4">
          <w:rPr>
            <w:sz w:val="20"/>
            <w:szCs w:val="20"/>
          </w:rPr>
          <w:delText xml:space="preserve">, </w:delText>
        </w:r>
        <w:r w:rsidR="00667776" w:rsidDel="00BE56A4">
          <w:rPr>
            <w:sz w:val="20"/>
            <w:szCs w:val="20"/>
          </w:rPr>
          <w:delText>1</w:delText>
        </w:r>
        <w:r w:rsidRPr="00100A29" w:rsidDel="00BE56A4">
          <w:rPr>
            <w:sz w:val="20"/>
            <w:szCs w:val="20"/>
          </w:rPr>
          <w:delText>]</w:delText>
        </w:r>
        <w:commentRangeEnd w:id="113"/>
        <w:r w:rsidR="00DC0DD7" w:rsidDel="00BE56A4">
          <w:rPr>
            <w:rStyle w:val="Marquedecommentaire"/>
          </w:rPr>
          <w:commentReference w:id="113"/>
        </w:r>
      </w:del>
      <w:commentRangeEnd w:id="114"/>
      <w:r w:rsidR="00CB637B">
        <w:rPr>
          <w:rStyle w:val="Marquedecommentaire"/>
        </w:rPr>
        <w:commentReference w:id="114"/>
      </w:r>
      <w:del w:id="115" w:author="Abdelhak Ouanzougui" w:date="2025-09-28T18:15:00Z">
        <w:r w:rsidRPr="00100A29" w:rsidDel="00BE56A4">
          <w:rPr>
            <w:sz w:val="20"/>
            <w:szCs w:val="20"/>
          </w:rPr>
          <w:delText>.</w:delText>
        </w:r>
      </w:del>
    </w:p>
    <w:p w14:paraId="4568CB94" w14:textId="77777777" w:rsidR="00A534CE" w:rsidRPr="00A534CE" w:rsidRDefault="00A534CE" w:rsidP="00A534CE">
      <w:pPr>
        <w:jc w:val="both"/>
        <w:rPr>
          <w:ins w:id="116" w:author="Abdelhak Ouanzougui" w:date="2025-10-19T17:32:00Z"/>
          <w:sz w:val="20"/>
          <w:szCs w:val="20"/>
        </w:rPr>
      </w:pPr>
      <w:ins w:id="117" w:author="Abdelhak Ouanzougui" w:date="2025-10-19T17:32:00Z">
        <w:r w:rsidRPr="00A534CE">
          <w:rPr>
            <w:sz w:val="20"/>
            <w:szCs w:val="20"/>
          </w:rPr>
          <w:t>To test how well the model holds up, we looked at experiments where boron and silicon dissolved at almost the same rate—meaning their rates were very close, considering possible experimental errors. This group included 114 experiments. Since the dataset was small, we used a 5-fold cross-validation method to make sure the results weren’t just luck from one random split. This way, we trained and tested the model on different parts of the data, giving us a more reliable idea of how well it generalizes.</w:t>
        </w:r>
      </w:ins>
    </w:p>
    <w:p w14:paraId="6056CE65" w14:textId="0F9F7FD2" w:rsidR="00A534CE" w:rsidRPr="00A534CE" w:rsidRDefault="00A534CE" w:rsidP="00A534CE">
      <w:pPr>
        <w:jc w:val="both"/>
        <w:rPr>
          <w:ins w:id="118" w:author="Abdelhak Ouanzougui" w:date="2025-10-19T17:32:00Z"/>
          <w:sz w:val="20"/>
          <w:szCs w:val="20"/>
        </w:rPr>
      </w:pPr>
      <w:ins w:id="119" w:author="Abdelhak Ouanzougui" w:date="2025-10-19T17:32:00Z">
        <w:r w:rsidRPr="00A534CE">
          <w:rPr>
            <w:sz w:val="20"/>
            <w:szCs w:val="20"/>
          </w:rPr>
          <w:t xml:space="preserve">The model’s performance was solid: it scored an average R² of </w:t>
        </w:r>
        <w:proofErr w:type="gramStart"/>
        <w:r w:rsidRPr="00A534CE">
          <w:rPr>
            <w:sz w:val="20"/>
            <w:szCs w:val="20"/>
          </w:rPr>
          <w:t>0.824 ,</w:t>
        </w:r>
        <w:proofErr w:type="gramEnd"/>
        <w:r w:rsidRPr="00A534CE">
          <w:rPr>
            <w:sz w:val="20"/>
            <w:szCs w:val="20"/>
          </w:rPr>
          <w:t xml:space="preserve"> an RMSE of 1.099, and an MAE of 0.840 </w:t>
        </w:r>
      </w:ins>
      <w:ins w:id="120" w:author="Abdelhak Ouanzougui" w:date="2025-10-19T17:33:00Z" w16du:dateUtc="2025-10-19T16:33:00Z">
        <w:r>
          <w:rPr>
            <w:sz w:val="20"/>
            <w:szCs w:val="20"/>
          </w:rPr>
          <w:t>(</w:t>
        </w:r>
        <w:r w:rsidRPr="005D16FB">
          <w:rPr>
            <w:sz w:val="20"/>
            <w:szCs w:val="20"/>
          </w:rPr>
          <w:t>±0.26</w:t>
        </w:r>
      </w:ins>
      <w:ins w:id="121" w:author="Abdelhak Ouanzougui" w:date="2025-10-19T17:32:00Z">
        <w:r w:rsidRPr="00A534CE">
          <w:rPr>
            <w:sz w:val="20"/>
            <w:szCs w:val="20"/>
          </w:rPr>
          <w:t xml:space="preserve">) (see Figure </w:t>
        </w:r>
      </w:ins>
      <w:ins w:id="122" w:author="Abdelhak Ouanzougui" w:date="2025-10-19T18:27:00Z" w16du:dateUtc="2025-10-19T17:27:00Z">
        <w:r w:rsidR="00E27E69">
          <w:rPr>
            <w:sz w:val="20"/>
            <w:szCs w:val="20"/>
          </w:rPr>
          <w:t>4</w:t>
        </w:r>
      </w:ins>
      <w:ins w:id="123" w:author="Abdelhak Ouanzougui" w:date="2025-10-19T17:32:00Z">
        <w:r w:rsidRPr="00A534CE">
          <w:rPr>
            <w:sz w:val="20"/>
            <w:szCs w:val="20"/>
          </w:rPr>
          <w:t>). While the R² is a bit lower than when using the full dataset, the predictions are still strong and consistent. This shows the model can still pick up on the key patterns, even with stricter conditions. The training and validation errors both dropped steadily and evenly, meaning the model learned well without overfitting. The slow but steady improvement also suggests that with more data, the model could get even better—so the real challenge here is having enough data, not the model’s ability to learn.</w:t>
        </w:r>
      </w:ins>
    </w:p>
    <w:p w14:paraId="0B848546" w14:textId="77777777" w:rsidR="00570300" w:rsidRDefault="00A534CE" w:rsidP="00570300">
      <w:pPr>
        <w:keepNext/>
        <w:jc w:val="both"/>
        <w:rPr>
          <w:ins w:id="124" w:author="Abdelhak Ouanzougui" w:date="2025-10-19T18:25:00Z" w16du:dateUtc="2025-10-19T17:25:00Z"/>
        </w:rPr>
        <w:pPrChange w:id="125" w:author="Abdelhak Ouanzougui" w:date="2025-10-19T18:25:00Z" w16du:dateUtc="2025-10-19T17:25:00Z">
          <w:pPr>
            <w:jc w:val="both"/>
          </w:pPr>
        </w:pPrChange>
      </w:pPr>
      <w:ins w:id="126" w:author="Abdelhak Ouanzougui" w:date="2025-10-19T17:34:00Z" w16du:dateUtc="2025-10-19T16:34:00Z">
        <w:r>
          <w:rPr>
            <w:noProof/>
            <w:sz w:val="28"/>
            <w:szCs w:val="28"/>
          </w:rPr>
          <w:drawing>
            <wp:inline distT="0" distB="0" distL="0" distR="0" wp14:anchorId="0C177E5B" wp14:editId="2DEE5FC4">
              <wp:extent cx="5760720" cy="1944370"/>
              <wp:effectExtent l="0" t="0" r="0" b="0"/>
              <wp:docPr id="407232699" name="Image 3"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32699" name="Image 3" descr="Une image contenant texte, diagramme, ligne, Tracé&#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1944370"/>
                      </a:xfrm>
                      <a:prstGeom prst="rect">
                        <a:avLst/>
                      </a:prstGeom>
                    </pic:spPr>
                  </pic:pic>
                </a:graphicData>
              </a:graphic>
            </wp:inline>
          </w:drawing>
        </w:r>
      </w:ins>
    </w:p>
    <w:p w14:paraId="792D742C" w14:textId="59345D00" w:rsidR="00A534CE" w:rsidRPr="00A534CE" w:rsidRDefault="00570300" w:rsidP="00570300">
      <w:pPr>
        <w:pStyle w:val="Lgende"/>
        <w:jc w:val="both"/>
        <w:rPr>
          <w:ins w:id="127" w:author="Abdelhak Ouanzougui" w:date="2025-10-19T17:37:00Z"/>
          <w:sz w:val="20"/>
          <w:szCs w:val="20"/>
        </w:rPr>
        <w:pPrChange w:id="128" w:author="Abdelhak Ouanzougui" w:date="2025-10-19T18:25:00Z" w16du:dateUtc="2025-10-19T17:25:00Z">
          <w:pPr>
            <w:jc w:val="both"/>
          </w:pPr>
        </w:pPrChange>
      </w:pPr>
      <w:ins w:id="129" w:author="Abdelhak Ouanzougui" w:date="2025-10-19T18:25:00Z" w16du:dateUtc="2025-10-19T17:25:00Z">
        <w:r>
          <w:t xml:space="preserve">Figure </w:t>
        </w:r>
        <w:r>
          <w:fldChar w:fldCharType="begin"/>
        </w:r>
        <w:r>
          <w:instrText xml:space="preserve"> SEQ Figure \* ARABIC </w:instrText>
        </w:r>
      </w:ins>
      <w:r>
        <w:fldChar w:fldCharType="separate"/>
      </w:r>
      <w:ins w:id="130" w:author="Abdelhak Ouanzougui" w:date="2025-10-19T18:25:00Z" w16du:dateUtc="2025-10-19T17:25:00Z">
        <w:r>
          <w:rPr>
            <w:noProof/>
          </w:rPr>
          <w:t>4</w:t>
        </w:r>
        <w:r>
          <w:fldChar w:fldCharType="end"/>
        </w:r>
        <w:r w:rsidRPr="00E27E69">
          <w:rPr>
            <w:noProof/>
            <w:rPrChange w:id="131" w:author="Abdelhak Ouanzougui" w:date="2025-10-19T18:25:00Z" w16du:dateUtc="2025-10-19T17:25:00Z">
              <w:rPr>
                <w:noProof/>
                <w:lang w:val="fr-FR"/>
              </w:rPr>
            </w:rPrChange>
          </w:rPr>
          <w:t xml:space="preserve">: Performance of the neural network model for initial dissolution rates of congruent experiments using </w:t>
        </w:r>
        <w:r w:rsidR="00E27E69">
          <w:rPr>
            <w:noProof/>
          </w:rPr>
          <w:t>5</w:t>
        </w:r>
        <w:r w:rsidRPr="00E27E69">
          <w:rPr>
            <w:noProof/>
            <w:rPrChange w:id="132" w:author="Abdelhak Ouanzougui" w:date="2025-10-19T18:25:00Z" w16du:dateUtc="2025-10-19T17:25:00Z">
              <w:rPr>
                <w:noProof/>
                <w:lang w:val="fr-FR"/>
              </w:rPr>
            </w:rPrChange>
          </w:rPr>
          <w:t>-</w:t>
        </w:r>
        <w:r w:rsidR="00E27E69" w:rsidRPr="00E27E69">
          <w:rPr>
            <w:noProof/>
            <w:rPrChange w:id="133" w:author="Abdelhak Ouanzougui" w:date="2025-10-19T18:25:00Z" w16du:dateUtc="2025-10-19T17:25:00Z">
              <w:rPr>
                <w:noProof/>
                <w:lang w:val="fr-FR"/>
              </w:rPr>
            </w:rPrChange>
          </w:rPr>
          <w:t>fol</w:t>
        </w:r>
        <w:r w:rsidR="00E27E69">
          <w:rPr>
            <w:noProof/>
          </w:rPr>
          <w:t xml:space="preserve">d </w:t>
        </w:r>
        <w:r w:rsidRPr="00E27E69">
          <w:rPr>
            <w:noProof/>
            <w:rPrChange w:id="134" w:author="Abdelhak Ouanzougui" w:date="2025-10-19T18:25:00Z" w16du:dateUtc="2025-10-19T17:25:00Z">
              <w:rPr>
                <w:noProof/>
                <w:lang w:val="fr-FR"/>
              </w:rPr>
            </w:rPrChange>
          </w:rPr>
          <w:t>cross validation. (a) Predicted vs. actual Ln(r₀) of silicon; (b) distribution of residuals; (c) training and validation loss curves.</w:t>
        </w:r>
      </w:ins>
    </w:p>
    <w:p w14:paraId="63C2969C" w14:textId="2DA7E3E3" w:rsidR="00560528" w:rsidRPr="00100A29" w:rsidRDefault="00560528" w:rsidP="00042DA0">
      <w:pPr>
        <w:jc w:val="both"/>
        <w:rPr>
          <w:sz w:val="20"/>
          <w:szCs w:val="20"/>
        </w:rPr>
      </w:pPr>
      <w:r w:rsidRPr="00100A29">
        <w:rPr>
          <w:sz w:val="20"/>
          <w:szCs w:val="20"/>
        </w:rPr>
        <w:t xml:space="preserve">To put these results in perspective, we also tested other models—Decision Trees, Random Forests, Support Vector Regression (SVR), and </w:t>
      </w:r>
      <w:proofErr w:type="spellStart"/>
      <w:r w:rsidRPr="00100A29">
        <w:rPr>
          <w:sz w:val="20"/>
          <w:szCs w:val="20"/>
        </w:rPr>
        <w:t>XGBoost</w:t>
      </w:r>
      <w:proofErr w:type="spellEnd"/>
      <w:r w:rsidRPr="00100A29">
        <w:rPr>
          <w:sz w:val="20"/>
          <w:szCs w:val="20"/>
        </w:rPr>
        <w:t>—on the same datasets</w:t>
      </w:r>
      <w:ins w:id="135" w:author="Abdelhak Ouanzougui" w:date="2025-10-19T18:10:00Z" w16du:dateUtc="2025-10-19T17:10:00Z">
        <w:r w:rsidR="0036306A">
          <w:rPr>
            <w:sz w:val="20"/>
            <w:szCs w:val="20"/>
          </w:rPr>
          <w:t xml:space="preserve"> for boron and silicon (it doesn't include the dataset for c</w:t>
        </w:r>
      </w:ins>
      <w:ins w:id="136" w:author="Abdelhak Ouanzougui" w:date="2025-10-19T18:11:00Z" w16du:dateUtc="2025-10-19T17:11:00Z">
        <w:r w:rsidR="0036306A">
          <w:rPr>
            <w:sz w:val="20"/>
            <w:szCs w:val="20"/>
          </w:rPr>
          <w:t>ongruency and for silicon with the extreme values)</w:t>
        </w:r>
      </w:ins>
      <w:r w:rsidRPr="00100A29">
        <w:rPr>
          <w:sz w:val="20"/>
          <w:szCs w:val="20"/>
        </w:rPr>
        <w:t xml:space="preserve"> (Figures</w:t>
      </w:r>
      <w:del w:id="137" w:author="Abdelhak Ouanzougui" w:date="2025-10-19T18:26:00Z" w16du:dateUtc="2025-10-19T17:26:00Z">
        <w:r w:rsidRPr="00100A29" w:rsidDel="00E27E69">
          <w:rPr>
            <w:sz w:val="20"/>
            <w:szCs w:val="20"/>
          </w:rPr>
          <w:delText xml:space="preserve"> </w:delText>
        </w:r>
      </w:del>
      <w:ins w:id="138" w:author="Abdelhak Ouanzougui" w:date="2025-10-19T18:26:00Z" w16du:dateUtc="2025-10-19T17:26:00Z">
        <w:r w:rsidR="00E27E69">
          <w:rPr>
            <w:sz w:val="20"/>
            <w:szCs w:val="20"/>
          </w:rPr>
          <w:t>5</w:t>
        </w:r>
      </w:ins>
      <w:del w:id="139" w:author="Abdelhak Ouanzougui" w:date="2025-10-19T18:26:00Z" w16du:dateUtc="2025-10-19T17:26:00Z">
        <w:r w:rsidRPr="00100A29" w:rsidDel="00E27E69">
          <w:rPr>
            <w:sz w:val="20"/>
            <w:szCs w:val="20"/>
          </w:rPr>
          <w:delText>3</w:delText>
        </w:r>
      </w:del>
      <w:r w:rsidRPr="00100A29">
        <w:rPr>
          <w:sz w:val="20"/>
          <w:szCs w:val="20"/>
        </w:rPr>
        <w:t>–</w:t>
      </w:r>
      <w:ins w:id="140" w:author="Abdelhak Ouanzougui" w:date="2025-10-19T18:26:00Z" w16du:dateUtc="2025-10-19T17:26:00Z">
        <w:r w:rsidR="00E27E69">
          <w:rPr>
            <w:sz w:val="20"/>
            <w:szCs w:val="20"/>
          </w:rPr>
          <w:t>6</w:t>
        </w:r>
      </w:ins>
      <w:del w:id="141" w:author="Abdelhak Ouanzougui" w:date="2025-10-19T18:26:00Z" w16du:dateUtc="2025-10-19T17:26:00Z">
        <w:r w:rsidRPr="00100A29" w:rsidDel="00E27E69">
          <w:rPr>
            <w:sz w:val="20"/>
            <w:szCs w:val="20"/>
          </w:rPr>
          <w:delText>4</w:delText>
        </w:r>
      </w:del>
      <w:r w:rsidRPr="00100A29">
        <w:rPr>
          <w:sz w:val="20"/>
          <w:szCs w:val="20"/>
        </w:rPr>
        <w:t xml:space="preserve">). While SVR and </w:t>
      </w:r>
      <w:proofErr w:type="spellStart"/>
      <w:r w:rsidRPr="00100A29">
        <w:rPr>
          <w:sz w:val="20"/>
          <w:szCs w:val="20"/>
        </w:rPr>
        <w:t>XGBoost</w:t>
      </w:r>
      <w:proofErr w:type="spellEnd"/>
      <w:r w:rsidRPr="00100A29">
        <w:rPr>
          <w:sz w:val="20"/>
          <w:szCs w:val="20"/>
        </w:rPr>
        <w:t xml:space="preserve"> performed nearly as well, the neural network still came out on top, offering the best mix of accuracy and </w:t>
      </w:r>
      <w:r w:rsidR="001242FB" w:rsidRPr="00100A29">
        <w:rPr>
          <w:sz w:val="20"/>
          <w:szCs w:val="20"/>
        </w:rPr>
        <w:t>adaptability. In</w:t>
      </w:r>
      <w:r w:rsidRPr="00100A29">
        <w:rPr>
          <w:sz w:val="20"/>
          <w:szCs w:val="20"/>
        </w:rPr>
        <w:t xml:space="preserve"> contrast, </w:t>
      </w:r>
      <w:r w:rsidRPr="00100A29">
        <w:rPr>
          <w:sz w:val="20"/>
          <w:szCs w:val="20"/>
        </w:rPr>
        <w:lastRenderedPageBreak/>
        <w:t>Decision Trees struggled more, often overfitting the data, probably due to the dataset's limited size, which reduced the reliability of their predictions. This matches broader trends in materials science, where neural networks often outperform traditional machine learning methods when dealing with complex, nonlinear relationships between composition, environment, and material behavior [</w:t>
      </w:r>
      <w:r w:rsidR="00667776">
        <w:rPr>
          <w:sz w:val="20"/>
          <w:szCs w:val="20"/>
        </w:rPr>
        <w:t>13</w:t>
      </w:r>
      <w:r w:rsidRPr="00100A29">
        <w:rPr>
          <w:sz w:val="20"/>
          <w:szCs w:val="20"/>
        </w:rPr>
        <w:t xml:space="preserve">, </w:t>
      </w:r>
      <w:r w:rsidR="00667776">
        <w:rPr>
          <w:sz w:val="20"/>
          <w:szCs w:val="20"/>
        </w:rPr>
        <w:t>14</w:t>
      </w:r>
      <w:r w:rsidRPr="00100A29">
        <w:rPr>
          <w:sz w:val="20"/>
          <w:szCs w:val="20"/>
        </w:rPr>
        <w:t>].</w:t>
      </w:r>
    </w:p>
    <w:p w14:paraId="679ACF8C" w14:textId="77777777" w:rsidR="00560528" w:rsidRPr="008D5F8A" w:rsidRDefault="00560528" w:rsidP="00560528">
      <w:pPr>
        <w:rPr>
          <w:sz w:val="16"/>
          <w:szCs w:val="16"/>
        </w:rPr>
      </w:pPr>
    </w:p>
    <w:p w14:paraId="2C65C4AE" w14:textId="77777777" w:rsidR="00762651" w:rsidRDefault="00AD1FB3" w:rsidP="00BD7F26">
      <w:pPr>
        <w:keepNext/>
        <w:jc w:val="center"/>
      </w:pPr>
      <w:r>
        <w:rPr>
          <w:noProof/>
        </w:rPr>
        <w:drawing>
          <wp:inline distT="0" distB="0" distL="0" distR="0" wp14:anchorId="2A3B5847" wp14:editId="5FE19D0F">
            <wp:extent cx="4163076" cy="2459207"/>
            <wp:effectExtent l="0" t="0" r="0" b="0"/>
            <wp:docPr id="626172639" name="Image 5"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72639" name="Image 5" descr="Une image contenant texte, capture d’écran, diagramme, Parallèle&#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81679" cy="2470196"/>
                    </a:xfrm>
                    <a:prstGeom prst="rect">
                      <a:avLst/>
                    </a:prstGeom>
                    <a:noFill/>
                    <a:ln>
                      <a:noFill/>
                    </a:ln>
                  </pic:spPr>
                </pic:pic>
              </a:graphicData>
            </a:graphic>
          </wp:inline>
        </w:drawing>
      </w:r>
    </w:p>
    <w:p w14:paraId="6168E898" w14:textId="36F2E1E4" w:rsidR="00C96BEA" w:rsidRPr="005E59D4" w:rsidRDefault="00762651" w:rsidP="00762651">
      <w:pPr>
        <w:pStyle w:val="Lgende"/>
        <w:jc w:val="center"/>
        <w:rPr>
          <w:sz w:val="16"/>
          <w:szCs w:val="16"/>
        </w:rPr>
      </w:pPr>
      <w:r>
        <w:t xml:space="preserve">Figure </w:t>
      </w:r>
      <w:r>
        <w:fldChar w:fldCharType="begin"/>
      </w:r>
      <w:r>
        <w:instrText xml:space="preserve"> SEQ Figure \* ARABIC </w:instrText>
      </w:r>
      <w:r>
        <w:fldChar w:fldCharType="separate"/>
      </w:r>
      <w:ins w:id="142" w:author="Abdelhak Ouanzougui" w:date="2025-10-19T18:25:00Z" w16du:dateUtc="2025-10-19T17:25:00Z">
        <w:r w:rsidR="00570300">
          <w:rPr>
            <w:noProof/>
          </w:rPr>
          <w:t>5</w:t>
        </w:r>
      </w:ins>
      <w:del w:id="143" w:author="Abdelhak Ouanzougui" w:date="2025-10-19T18:22:00Z" w16du:dateUtc="2025-10-19T17:22:00Z">
        <w:r w:rsidR="00EA130B" w:rsidDel="00570300">
          <w:rPr>
            <w:noProof/>
          </w:rPr>
          <w:delText>3</w:delText>
        </w:r>
      </w:del>
      <w:r>
        <w:fldChar w:fldCharType="end"/>
      </w:r>
      <w:r w:rsidRPr="00FD27F3">
        <w:rPr>
          <w:noProof/>
        </w:rPr>
        <w:t>: Comparison of machine learning models for boron initial dissolution rates. Performance of Decision Tree, Random Forest, SVR, XGBoost, and the neural network in terms of R²</w:t>
      </w:r>
      <w:r w:rsidR="002243CC">
        <w:rPr>
          <w:noProof/>
        </w:rPr>
        <w:t xml:space="preserve"> (</w:t>
      </w:r>
      <w:r w:rsidR="002243CC">
        <w:t>Coefficient of Determination)</w:t>
      </w:r>
      <w:r w:rsidRPr="00FD27F3">
        <w:rPr>
          <w:noProof/>
        </w:rPr>
        <w:t>, RMSE</w:t>
      </w:r>
      <w:r w:rsidR="002243CC">
        <w:rPr>
          <w:noProof/>
        </w:rPr>
        <w:t xml:space="preserve"> </w:t>
      </w:r>
      <w:r w:rsidR="002243CC">
        <w:t>(Root Mean Squared Error)</w:t>
      </w:r>
      <w:r w:rsidRPr="00FD27F3">
        <w:rPr>
          <w:noProof/>
        </w:rPr>
        <w:t>, and MAE</w:t>
      </w:r>
      <w:r w:rsidR="002243CC">
        <w:rPr>
          <w:noProof/>
        </w:rPr>
        <w:t xml:space="preserve"> (</w:t>
      </w:r>
      <w:r w:rsidR="002243CC" w:rsidRPr="002243CC">
        <w:rPr>
          <w:noProof/>
        </w:rPr>
        <w:t>Mean Absolute Error</w:t>
      </w:r>
      <w:r w:rsidR="002243CC">
        <w:rPr>
          <w:noProof/>
        </w:rPr>
        <w:t>)</w:t>
      </w:r>
      <w:r w:rsidRPr="00FD27F3">
        <w:rPr>
          <w:noProof/>
        </w:rPr>
        <w:t>.</w:t>
      </w:r>
    </w:p>
    <w:p w14:paraId="6EF432BD" w14:textId="77777777" w:rsidR="00FD27F3" w:rsidRDefault="005D6D56" w:rsidP="00BD7F26">
      <w:pPr>
        <w:keepNext/>
        <w:jc w:val="center"/>
      </w:pPr>
      <w:r>
        <w:rPr>
          <w:noProof/>
        </w:rPr>
        <w:drawing>
          <wp:inline distT="0" distB="0" distL="0" distR="0" wp14:anchorId="632F83C9" wp14:editId="3E3DB1FA">
            <wp:extent cx="4208512" cy="2486047"/>
            <wp:effectExtent l="0" t="0" r="1905" b="0"/>
            <wp:docPr id="2093905700" name="Image 6"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5700" name="Image 6" descr="Une image contenant texte, capture d’écran, diagramme, ligne&#10;&#10;Le contenu généré par l’IA peut êtr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39327" cy="2504250"/>
                    </a:xfrm>
                    <a:prstGeom prst="rect">
                      <a:avLst/>
                    </a:prstGeom>
                    <a:noFill/>
                    <a:ln>
                      <a:noFill/>
                    </a:ln>
                  </pic:spPr>
                </pic:pic>
              </a:graphicData>
            </a:graphic>
          </wp:inline>
        </w:drawing>
      </w:r>
    </w:p>
    <w:p w14:paraId="4EF10FF1" w14:textId="052C4954" w:rsidR="005D6D56" w:rsidRDefault="00FD27F3" w:rsidP="00FD27F3">
      <w:pPr>
        <w:pStyle w:val="Lgende"/>
        <w:jc w:val="center"/>
        <w:rPr>
          <w:sz w:val="16"/>
          <w:szCs w:val="16"/>
        </w:rPr>
      </w:pPr>
      <w:r>
        <w:t xml:space="preserve">Figure </w:t>
      </w:r>
      <w:r>
        <w:fldChar w:fldCharType="begin"/>
      </w:r>
      <w:r>
        <w:instrText xml:space="preserve"> SEQ Figure \* ARABIC </w:instrText>
      </w:r>
      <w:r>
        <w:fldChar w:fldCharType="separate"/>
      </w:r>
      <w:ins w:id="144" w:author="Abdelhak Ouanzougui" w:date="2025-10-19T18:25:00Z" w16du:dateUtc="2025-10-19T17:25:00Z">
        <w:r w:rsidR="00570300">
          <w:rPr>
            <w:noProof/>
          </w:rPr>
          <w:t>6</w:t>
        </w:r>
      </w:ins>
      <w:del w:id="145" w:author="Abdelhak Ouanzougui" w:date="2025-10-19T18:22:00Z" w16du:dateUtc="2025-10-19T17:22:00Z">
        <w:r w:rsidR="00EA130B" w:rsidDel="00570300">
          <w:rPr>
            <w:noProof/>
          </w:rPr>
          <w:delText>4</w:delText>
        </w:r>
      </w:del>
      <w:r>
        <w:fldChar w:fldCharType="end"/>
      </w:r>
      <w:r w:rsidRPr="00725ED0">
        <w:rPr>
          <w:noProof/>
        </w:rPr>
        <w:t>: Comparison of machine learning models for silicon initial dissolution rates. Performance of Decision Tree, Random Forest, SVR, XGBoost, and the neural network in terms of R², RMSE, and MAE.</w:t>
      </w:r>
    </w:p>
    <w:p w14:paraId="21BF699B" w14:textId="11E78823" w:rsidR="00456A10" w:rsidDel="00570300" w:rsidRDefault="001242FB" w:rsidP="00042DA0">
      <w:pPr>
        <w:jc w:val="both"/>
        <w:rPr>
          <w:del w:id="146" w:author="Abdelhak Ouanzougui" w:date="2025-10-19T18:19:00Z" w16du:dateUtc="2025-10-19T17:19:00Z"/>
          <w:sz w:val="20"/>
          <w:szCs w:val="20"/>
        </w:rPr>
      </w:pPr>
      <w:del w:id="147" w:author="Abdelhak Ouanzougui" w:date="2025-10-19T18:19:00Z" w16du:dateUtc="2025-10-19T17:19:00Z">
        <w:r w:rsidRPr="00100A29" w:rsidDel="00570300">
          <w:rPr>
            <w:sz w:val="20"/>
            <w:szCs w:val="20"/>
          </w:rPr>
          <w:delText>By combining AI-powered data extraction, consistent standardization, and close attention to experimental details, we created a high-quality dataset that truly supports accurate and trustworthy predictive modeling. Even though the dataset wasn’t massive (370 boron cases and 230 silicon cases), the models still achieved strong performance (R² = 0.970 for boron, R² = 0.917 for silicon), consistently outperforming classical approaches (Figures 3–4). This reinforces an important lesson: in specialized fields like nuclear glass corrosion, the quality and relevance of data often matter more than sheer volume. A well-curated dataset can reveal insights that would be hard to uncover through traditional data collection methods [</w:delText>
        </w:r>
        <w:r w:rsidR="00E857D8" w:rsidDel="00570300">
          <w:rPr>
            <w:sz w:val="20"/>
            <w:szCs w:val="20"/>
          </w:rPr>
          <w:delText>6</w:delText>
        </w:r>
        <w:r w:rsidRPr="00100A29" w:rsidDel="00570300">
          <w:rPr>
            <w:sz w:val="20"/>
            <w:szCs w:val="20"/>
          </w:rPr>
          <w:delText xml:space="preserve">, </w:delText>
        </w:r>
        <w:commentRangeStart w:id="148"/>
        <w:commentRangeStart w:id="149"/>
        <w:r w:rsidR="00E857D8" w:rsidDel="00570300">
          <w:rPr>
            <w:sz w:val="20"/>
            <w:szCs w:val="20"/>
          </w:rPr>
          <w:delText>5</w:delText>
        </w:r>
        <w:commentRangeEnd w:id="148"/>
        <w:r w:rsidR="0062123C" w:rsidDel="00570300">
          <w:rPr>
            <w:rStyle w:val="Marquedecommentaire"/>
          </w:rPr>
          <w:commentReference w:id="148"/>
        </w:r>
        <w:commentRangeEnd w:id="149"/>
        <w:r w:rsidR="00CB637B" w:rsidDel="00570300">
          <w:rPr>
            <w:rStyle w:val="Marquedecommentaire"/>
          </w:rPr>
          <w:commentReference w:id="149"/>
        </w:r>
      </w:del>
      <w:del w:id="150" w:author="Abdelhak Ouanzougui" w:date="2025-10-19T17:35:00Z" w16du:dateUtc="2025-10-19T16:35:00Z">
        <w:r w:rsidRPr="00100A29" w:rsidDel="00A534CE">
          <w:rPr>
            <w:sz w:val="20"/>
            <w:szCs w:val="20"/>
          </w:rPr>
          <w:delText>].</w:delText>
        </w:r>
      </w:del>
    </w:p>
    <w:p w14:paraId="0A9596B3" w14:textId="26E3294D" w:rsidR="00F11687" w:rsidRDefault="00F11687" w:rsidP="00042DA0">
      <w:pPr>
        <w:jc w:val="both"/>
        <w:rPr>
          <w:ins w:id="151" w:author="Abdelhak Ouanzougui" w:date="2025-10-19T15:38:00Z" w16du:dateUtc="2025-10-19T14:38:00Z"/>
          <w:sz w:val="28"/>
          <w:szCs w:val="28"/>
        </w:rPr>
      </w:pPr>
    </w:p>
    <w:p w14:paraId="0D8DF335" w14:textId="22902911" w:rsidR="00F11687" w:rsidRDefault="00F11687" w:rsidP="00042DA0">
      <w:pPr>
        <w:jc w:val="both"/>
        <w:rPr>
          <w:ins w:id="152" w:author="Abdelhak Ouanzougui" w:date="2025-10-19T15:33:00Z" w16du:dateUtc="2025-10-19T14:33:00Z"/>
          <w:sz w:val="28"/>
          <w:szCs w:val="28"/>
        </w:rPr>
      </w:pPr>
    </w:p>
    <w:p w14:paraId="726E4894" w14:textId="5CD6587A" w:rsidR="00CE545C" w:rsidRDefault="00CE545C">
      <w:pPr>
        <w:jc w:val="both"/>
        <w:rPr>
          <w:ins w:id="153" w:author="Abdelhak Ouanzougui" w:date="2025-09-28T18:57:00Z"/>
          <w:b/>
          <w:bCs/>
          <w:sz w:val="20"/>
          <w:szCs w:val="20"/>
        </w:rPr>
        <w:pPrChange w:id="154" w:author="GIN Stephane" w:date="2025-10-10T08:24:00Z">
          <w:pPr/>
        </w:pPrChange>
      </w:pPr>
      <w:ins w:id="155" w:author="Abdelhak Ouanzougui" w:date="2025-09-28T18:56:00Z">
        <w:del w:id="156" w:author="GIN Stephane" w:date="2025-10-10T08:24:00Z">
          <w:r w:rsidRPr="00DE4BE5" w:rsidDel="00E910D0">
            <w:rPr>
              <w:b/>
              <w:bCs/>
              <w:sz w:val="20"/>
              <w:szCs w:val="20"/>
            </w:rPr>
            <w:delText>3.</w:delText>
          </w:r>
          <w:r w:rsidDel="00E910D0">
            <w:rPr>
              <w:b/>
              <w:bCs/>
              <w:sz w:val="20"/>
              <w:szCs w:val="20"/>
            </w:rPr>
            <w:delText>3</w:delText>
          </w:r>
          <w:r w:rsidRPr="00DE4BE5" w:rsidDel="00E910D0">
            <w:rPr>
              <w:b/>
              <w:bCs/>
              <w:sz w:val="20"/>
              <w:szCs w:val="20"/>
            </w:rPr>
            <w:delText xml:space="preserve"> </w:delText>
          </w:r>
          <w:r w:rsidDel="00E910D0">
            <w:rPr>
              <w:b/>
              <w:bCs/>
              <w:sz w:val="20"/>
              <w:szCs w:val="20"/>
            </w:rPr>
            <w:delText>Conclusion</w:delText>
          </w:r>
        </w:del>
      </w:ins>
    </w:p>
    <w:p w14:paraId="2EFFD794" w14:textId="42D27093" w:rsidR="00570300" w:rsidRPr="00E910D0" w:rsidRDefault="00E910D0" w:rsidP="00570300">
      <w:pPr>
        <w:rPr>
          <w:sz w:val="20"/>
          <w:szCs w:val="20"/>
        </w:rPr>
      </w:pPr>
      <w:del w:id="157" w:author="Abdelhak Ouanzougui" w:date="2025-10-19T18:19:00Z" w16du:dateUtc="2025-10-19T17:19:00Z">
        <w:r w:rsidDel="00570300">
          <w:rPr>
            <w:sz w:val="20"/>
            <w:szCs w:val="20"/>
          </w:rPr>
          <w:delText>As concluding remarks, it can be said that b</w:delText>
        </w:r>
        <w:r w:rsidR="00CE545C" w:rsidRPr="00CE545C" w:rsidDel="00570300">
          <w:rPr>
            <w:sz w:val="20"/>
            <w:szCs w:val="20"/>
            <w:rPrChange w:id="158" w:author="Abdelhak Ouanzougui" w:date="2025-09-28T18:57:00Z">
              <w:rPr>
                <w:b/>
                <w:bCs/>
                <w:sz w:val="20"/>
                <w:szCs w:val="20"/>
              </w:rPr>
            </w:rPrChange>
          </w:rPr>
          <w:delText xml:space="preserve">y combining AI-powered data extraction, consistent standardization, and close attention to experimental details, </w:delText>
        </w:r>
        <w:r w:rsidDel="00570300">
          <w:rPr>
            <w:sz w:val="20"/>
            <w:szCs w:val="20"/>
          </w:rPr>
          <w:delText xml:space="preserve">it is possible to </w:delText>
        </w:r>
        <w:r w:rsidR="00CE545C" w:rsidRPr="00E910D0" w:rsidDel="00570300">
          <w:rPr>
            <w:sz w:val="20"/>
            <w:szCs w:val="20"/>
          </w:rPr>
          <w:delText>create a high-quality dataset that truly supports accurate and trustworthy predictive modeling. Even though the dataset wasn’t massive (370 boron cases and 230 silicon cases), the models still achieved strong performance (R² = 0.97</w:delText>
        </w:r>
      </w:del>
      <w:del w:id="159" w:author="Abdelhak Ouanzougui" w:date="2025-10-19T18:13:00Z" w16du:dateUtc="2025-10-19T17:13:00Z">
        <w:r w:rsidR="00CE545C" w:rsidRPr="00E910D0" w:rsidDel="0036306A">
          <w:rPr>
            <w:sz w:val="20"/>
            <w:szCs w:val="20"/>
          </w:rPr>
          <w:delText>0</w:delText>
        </w:r>
      </w:del>
      <w:del w:id="160" w:author="Abdelhak Ouanzougui" w:date="2025-10-19T18:19:00Z" w16du:dateUtc="2025-10-19T17:19:00Z">
        <w:r w:rsidR="00CE545C" w:rsidRPr="00E910D0" w:rsidDel="00570300">
          <w:rPr>
            <w:sz w:val="20"/>
            <w:szCs w:val="20"/>
          </w:rPr>
          <w:delText xml:space="preserve"> for boron, R² = 0.91</w:delText>
        </w:r>
      </w:del>
      <w:del w:id="161" w:author="Abdelhak Ouanzougui" w:date="2025-10-19T18:13:00Z" w16du:dateUtc="2025-10-19T17:13:00Z">
        <w:r w:rsidR="00CE545C" w:rsidRPr="00E910D0" w:rsidDel="0036306A">
          <w:rPr>
            <w:sz w:val="20"/>
            <w:szCs w:val="20"/>
          </w:rPr>
          <w:delText>7</w:delText>
        </w:r>
      </w:del>
      <w:del w:id="162" w:author="Abdelhak Ouanzougui" w:date="2025-10-19T18:19:00Z" w16du:dateUtc="2025-10-19T17:19:00Z">
        <w:r w:rsidR="00CE545C" w:rsidRPr="00E910D0" w:rsidDel="00570300">
          <w:rPr>
            <w:sz w:val="20"/>
            <w:szCs w:val="20"/>
          </w:rPr>
          <w:delText xml:space="preserve"> for silicon), consistently outperforming classical approaches (Figures 3–4). The dataset’s reliability is supported by the typical experimental accuracy of dissolution rate measurements, reported by Fournier et al. [20] as within ±30% for r₀ (equivalent to V₀). This reinforces an important lesson: in specialized fields like nuclear glass corrosion, the quality and relevance of the data often matter more than sheer volume. A well-curated dataset can reveal insights that would be hard to uncover through traditional data collection methods [6, 5]. Further studies, such as comparing neural network and statistical model performance, analyzing V_B/V_Si ratios, or exploring pH/temperature dependencies, could provide additional insights but are beyond the scope of this work and left for future investigation.</w:delText>
        </w:r>
      </w:del>
      <w:ins w:id="163" w:author="Abdelhak Ouanzougui" w:date="2025-10-19T18:18:00Z">
        <w:r w:rsidR="00570300" w:rsidRPr="00570300">
          <w:rPr>
            <w:sz w:val="20"/>
            <w:szCs w:val="20"/>
          </w:rPr>
          <w:t>As concluding remarks, it can be said that by combining AI-powered data extraction, consistent standardization, and close attention to experimental details, it is possible to create a high-quality dataset that truly supports accurate and trustworthy predictive modeling. Even though the dataset wasn’t massive (370 boron cases and 230 silicon cases), the models still achieved strong performance (R² = 0.971 for boron, R² = 0.914</w:t>
        </w:r>
      </w:ins>
      <w:ins w:id="164" w:author="Abdelhak Ouanzougui" w:date="2025-10-19T18:18:00Z" w16du:dateUtc="2025-10-19T17:18:00Z">
        <w:r w:rsidR="00570300">
          <w:rPr>
            <w:sz w:val="20"/>
            <w:szCs w:val="20"/>
          </w:rPr>
          <w:t xml:space="preserve"> </w:t>
        </w:r>
      </w:ins>
      <w:ins w:id="165" w:author="Abdelhak Ouanzougui" w:date="2025-10-19T18:18:00Z">
        <w:r w:rsidR="00570300" w:rsidRPr="00570300">
          <w:rPr>
            <w:sz w:val="20"/>
            <w:szCs w:val="20"/>
          </w:rPr>
          <w:t xml:space="preserve">for silicon), consistently outperforming classical approaches (Figures </w:t>
        </w:r>
      </w:ins>
      <w:ins w:id="166" w:author="Abdelhak Ouanzougui" w:date="2025-10-19T18:27:00Z" w16du:dateUtc="2025-10-19T17:27:00Z">
        <w:r w:rsidR="00E27E69">
          <w:rPr>
            <w:sz w:val="20"/>
            <w:szCs w:val="20"/>
          </w:rPr>
          <w:t>5</w:t>
        </w:r>
      </w:ins>
      <w:ins w:id="167" w:author="Abdelhak Ouanzougui" w:date="2025-10-19T18:18:00Z">
        <w:r w:rsidR="00570300" w:rsidRPr="00570300">
          <w:rPr>
            <w:sz w:val="20"/>
            <w:szCs w:val="20"/>
          </w:rPr>
          <w:t>–</w:t>
        </w:r>
      </w:ins>
      <w:ins w:id="168" w:author="Abdelhak Ouanzougui" w:date="2025-10-19T18:27:00Z" w16du:dateUtc="2025-10-19T17:27:00Z">
        <w:r w:rsidR="00E27E69">
          <w:rPr>
            <w:sz w:val="20"/>
            <w:szCs w:val="20"/>
          </w:rPr>
          <w:t>6</w:t>
        </w:r>
      </w:ins>
      <w:ins w:id="169" w:author="Abdelhak Ouanzougui" w:date="2025-10-19T18:18:00Z">
        <w:r w:rsidR="00570300" w:rsidRPr="00570300">
          <w:rPr>
            <w:sz w:val="20"/>
            <w:szCs w:val="20"/>
          </w:rPr>
          <w:t>). The dataset’s reliability is supported by the typical experimental accuracy of dissolution rate measurements, reported by Fournier et al. [20] as within ±30% for r₀ (equivalent to V₀). This reinforces an important lesson: in specialized fields like nuclear glass corrosion, the quality and relevance of the data often matter more than sheer volume. A well-curated dataset can reveal insights that would be hard to uncover through traditional data collection methods [6, 5]. Further studies, such as comparing neural network and statistical model performance, analyzing V_B/</w:t>
        </w:r>
        <w:proofErr w:type="spellStart"/>
        <w:r w:rsidR="00570300" w:rsidRPr="00570300">
          <w:rPr>
            <w:sz w:val="20"/>
            <w:szCs w:val="20"/>
          </w:rPr>
          <w:t>V_Si</w:t>
        </w:r>
        <w:proofErr w:type="spellEnd"/>
        <w:r w:rsidR="00570300" w:rsidRPr="00570300">
          <w:rPr>
            <w:sz w:val="20"/>
            <w:szCs w:val="20"/>
          </w:rPr>
          <w:t xml:space="preserve"> ratios, or exploring pH/temperature dependencies, could provide additional insights but are beyond the scope of this work and left for future investigation.</w:t>
        </w:r>
      </w:ins>
    </w:p>
    <w:p w14:paraId="6E2C94B7" w14:textId="77777777" w:rsidR="00CE545C" w:rsidRPr="00DE4BE5" w:rsidRDefault="00CE545C" w:rsidP="00CE545C">
      <w:pPr>
        <w:rPr>
          <w:b/>
          <w:bCs/>
          <w:sz w:val="20"/>
          <w:szCs w:val="20"/>
        </w:rPr>
      </w:pPr>
    </w:p>
    <w:p w14:paraId="37E4CAA2" w14:textId="77777777" w:rsidR="00CE545C" w:rsidRDefault="00CE545C" w:rsidP="00042DA0">
      <w:pPr>
        <w:jc w:val="both"/>
        <w:rPr>
          <w:sz w:val="28"/>
          <w:szCs w:val="28"/>
        </w:rPr>
      </w:pPr>
    </w:p>
    <w:p w14:paraId="32FCDC4C" w14:textId="77777777" w:rsidR="00CE545C" w:rsidRPr="00100A29" w:rsidRDefault="00CE545C" w:rsidP="00042DA0">
      <w:pPr>
        <w:jc w:val="both"/>
        <w:rPr>
          <w:sz w:val="28"/>
          <w:szCs w:val="28"/>
        </w:rPr>
      </w:pPr>
    </w:p>
    <w:p w14:paraId="696AA07D" w14:textId="77777777" w:rsidR="00F80BEA" w:rsidRDefault="00F80BEA" w:rsidP="001242FB"/>
    <w:p w14:paraId="7684D9E2" w14:textId="77777777" w:rsidR="00716C21" w:rsidRDefault="00716C21" w:rsidP="000E72AE">
      <w:pPr>
        <w:rPr>
          <w:b/>
          <w:bCs/>
          <w:sz w:val="40"/>
          <w:szCs w:val="40"/>
        </w:rPr>
      </w:pPr>
    </w:p>
    <w:p w14:paraId="703D5277" w14:textId="6BE976F1" w:rsidR="000E72AE" w:rsidRDefault="000E72AE" w:rsidP="000E72AE">
      <w:r w:rsidRPr="00243658">
        <w:rPr>
          <w:b/>
          <w:bCs/>
          <w:sz w:val="40"/>
          <w:szCs w:val="40"/>
        </w:rPr>
        <w:t>Methods</w:t>
      </w:r>
    </w:p>
    <w:p w14:paraId="002393C1" w14:textId="77777777" w:rsidR="00F80BEA" w:rsidRPr="00CC2846" w:rsidRDefault="00F80BEA" w:rsidP="00F80BEA">
      <w:pPr>
        <w:rPr>
          <w:b/>
          <w:bCs/>
          <w:sz w:val="20"/>
          <w:szCs w:val="20"/>
        </w:rPr>
      </w:pPr>
      <w:r w:rsidRPr="00CC2846">
        <w:rPr>
          <w:b/>
          <w:bCs/>
          <w:sz w:val="20"/>
          <w:szCs w:val="20"/>
        </w:rPr>
        <w:t>1. Workflow Overview</w:t>
      </w:r>
    </w:p>
    <w:p w14:paraId="6FE801F1" w14:textId="77777777" w:rsidR="00F80BEA" w:rsidRPr="00100A29" w:rsidRDefault="00F80BEA" w:rsidP="00042DA0">
      <w:pPr>
        <w:jc w:val="both"/>
        <w:rPr>
          <w:sz w:val="20"/>
          <w:szCs w:val="20"/>
        </w:rPr>
      </w:pPr>
      <w:r w:rsidRPr="00100A29">
        <w:rPr>
          <w:sz w:val="20"/>
          <w:szCs w:val="20"/>
        </w:rPr>
        <w:t>This research was structured into two primary phases.</w:t>
      </w:r>
    </w:p>
    <w:p w14:paraId="329F688C" w14:textId="77777777" w:rsidR="00F80BEA" w:rsidRPr="00100A29" w:rsidRDefault="00F80BEA" w:rsidP="00042DA0">
      <w:pPr>
        <w:jc w:val="both"/>
        <w:rPr>
          <w:sz w:val="20"/>
          <w:szCs w:val="20"/>
        </w:rPr>
      </w:pPr>
      <w:r w:rsidRPr="00100A29">
        <w:rPr>
          <w:sz w:val="20"/>
          <w:szCs w:val="20"/>
        </w:rPr>
        <w:t xml:space="preserve">Phase 1 — Dataset Development involved gathering potential publications, automatically verifying their relevance, and extracting and standardizing experimental parameters. We utilized large language models (LLMs) integrated into the open-source </w:t>
      </w:r>
      <w:proofErr w:type="spellStart"/>
      <w:r w:rsidRPr="00100A29">
        <w:rPr>
          <w:sz w:val="20"/>
          <w:szCs w:val="20"/>
        </w:rPr>
        <w:t>Langflow</w:t>
      </w:r>
      <w:proofErr w:type="spellEnd"/>
      <w:r w:rsidRPr="00100A29">
        <w:rPr>
          <w:sz w:val="20"/>
          <w:szCs w:val="20"/>
        </w:rPr>
        <w:t xml:space="preserve"> platform to process articles, normalize glass compositions, and retrieve dissolution-related data. The extracted information was systematically organized and stored in a relational SQL database.</w:t>
      </w:r>
    </w:p>
    <w:p w14:paraId="287A9D99" w14:textId="77777777" w:rsidR="00F80BEA" w:rsidRPr="00100A29" w:rsidRDefault="00F80BEA" w:rsidP="00042DA0">
      <w:pPr>
        <w:jc w:val="both"/>
        <w:rPr>
          <w:sz w:val="20"/>
          <w:szCs w:val="20"/>
        </w:rPr>
      </w:pPr>
      <w:r w:rsidRPr="00100A29">
        <w:rPr>
          <w:sz w:val="20"/>
          <w:szCs w:val="20"/>
        </w:rPr>
        <w:t xml:space="preserve">Phase 2 — Data Evaluation focused on refining the exported database by removing redundant or incomplete entries, followed by predictive modeling. Two curated datasets were created: one for boron (370 test entries, 38 parameters) and another for silicon (230 test entries, 38 parameters). These datasets were then used to train </w:t>
      </w:r>
      <w:r w:rsidRPr="00100A29">
        <w:rPr>
          <w:sz w:val="20"/>
          <w:szCs w:val="20"/>
        </w:rPr>
        <w:lastRenderedPageBreak/>
        <w:t>neural networks to predict initial dissolution rates, serving as a proof-of-concept for assessing both the integrity and predictive value of the extracted data.</w:t>
      </w:r>
    </w:p>
    <w:p w14:paraId="02FCCF27" w14:textId="4EF9E732" w:rsidR="00F80BEA" w:rsidRPr="00100A29" w:rsidRDefault="00F80BEA" w:rsidP="00042DA0">
      <w:pPr>
        <w:jc w:val="both"/>
        <w:rPr>
          <w:b/>
          <w:bCs/>
          <w:sz w:val="20"/>
          <w:szCs w:val="20"/>
        </w:rPr>
      </w:pPr>
      <w:r w:rsidRPr="00100A29">
        <w:rPr>
          <w:sz w:val="20"/>
          <w:szCs w:val="20"/>
        </w:rPr>
        <w:t xml:space="preserve">An overview of the entire workflow is presented in Figure </w:t>
      </w:r>
      <w:ins w:id="170" w:author="Abdelhak Ouanzougui" w:date="2025-10-19T18:27:00Z" w16du:dateUtc="2025-10-19T17:27:00Z">
        <w:r w:rsidR="00E27E69">
          <w:rPr>
            <w:sz w:val="20"/>
            <w:szCs w:val="20"/>
          </w:rPr>
          <w:t>7</w:t>
        </w:r>
      </w:ins>
      <w:del w:id="171" w:author="Abdelhak Ouanzougui" w:date="2025-10-19T18:27:00Z" w16du:dateUtc="2025-10-19T17:27:00Z">
        <w:r w:rsidR="00B940E1" w:rsidDel="00E27E69">
          <w:rPr>
            <w:sz w:val="20"/>
            <w:szCs w:val="20"/>
          </w:rPr>
          <w:delText>5</w:delText>
        </w:r>
      </w:del>
      <w:r w:rsidRPr="00100A29">
        <w:rPr>
          <w:sz w:val="20"/>
          <w:szCs w:val="20"/>
        </w:rPr>
        <w:t xml:space="preserve">, illustrating the process from literature collection and automated validation to database construction and predictive modeling. The entire pipeline was implemented using open-source tools: </w:t>
      </w:r>
      <w:proofErr w:type="spellStart"/>
      <w:r w:rsidRPr="00100A29">
        <w:rPr>
          <w:sz w:val="20"/>
          <w:szCs w:val="20"/>
        </w:rPr>
        <w:t>Langflow</w:t>
      </w:r>
      <w:proofErr w:type="spellEnd"/>
      <w:r w:rsidRPr="00100A29">
        <w:rPr>
          <w:sz w:val="20"/>
          <w:szCs w:val="20"/>
        </w:rPr>
        <w:t xml:space="preserve"> for workflow orchestration and LLM integration, and Mistral-small-22B for document comprehension and data extraction [</w:t>
      </w:r>
      <w:r w:rsidR="00651C97">
        <w:rPr>
          <w:sz w:val="20"/>
          <w:szCs w:val="20"/>
        </w:rPr>
        <w:t>7</w:t>
      </w:r>
      <w:r w:rsidRPr="00100A29">
        <w:rPr>
          <w:sz w:val="20"/>
          <w:szCs w:val="20"/>
        </w:rPr>
        <w:t xml:space="preserve">, </w:t>
      </w:r>
      <w:r w:rsidR="00651C97">
        <w:rPr>
          <w:sz w:val="20"/>
          <w:szCs w:val="20"/>
        </w:rPr>
        <w:t>8</w:t>
      </w:r>
      <w:r w:rsidRPr="00100A29">
        <w:rPr>
          <w:sz w:val="20"/>
          <w:szCs w:val="20"/>
        </w:rPr>
        <w:t>].</w:t>
      </w:r>
    </w:p>
    <w:p w14:paraId="31995E1C" w14:textId="77777777" w:rsidR="000E72AE" w:rsidRDefault="00F80BEA" w:rsidP="00BD7F26">
      <w:pPr>
        <w:keepNext/>
        <w:jc w:val="center"/>
      </w:pPr>
      <w:r w:rsidRPr="00805035">
        <w:rPr>
          <w:noProof/>
        </w:rPr>
        <w:drawing>
          <wp:inline distT="0" distB="0" distL="0" distR="0" wp14:anchorId="08E47145" wp14:editId="3EDA15E5">
            <wp:extent cx="5759773" cy="2670561"/>
            <wp:effectExtent l="0" t="0" r="0" b="0"/>
            <wp:docPr id="1012998365" name="Image 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8365" name="Image 2" descr="Une image contenant texte, capture d’écran, diagramme, Police&#10;&#10;Le contenu généré par l’IA peut êtr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8607"/>
                    <a:stretch>
                      <a:fillRect/>
                    </a:stretch>
                  </pic:blipFill>
                  <pic:spPr bwMode="auto">
                    <a:xfrm>
                      <a:off x="0" y="0"/>
                      <a:ext cx="5764990" cy="2672980"/>
                    </a:xfrm>
                    <a:prstGeom prst="rect">
                      <a:avLst/>
                    </a:prstGeom>
                    <a:noFill/>
                    <a:ln>
                      <a:noFill/>
                    </a:ln>
                    <a:extLst>
                      <a:ext uri="{53640926-AAD7-44D8-BBD7-CCE9431645EC}">
                        <a14:shadowObscured xmlns:a14="http://schemas.microsoft.com/office/drawing/2010/main"/>
                      </a:ext>
                    </a:extLst>
                  </pic:spPr>
                </pic:pic>
              </a:graphicData>
            </a:graphic>
          </wp:inline>
        </w:drawing>
      </w:r>
    </w:p>
    <w:p w14:paraId="37A3B31B" w14:textId="5F5E6A5B" w:rsidR="00F80BEA" w:rsidRPr="00CC2846" w:rsidRDefault="000E72AE" w:rsidP="000E72AE">
      <w:pPr>
        <w:pStyle w:val="Lgende"/>
        <w:jc w:val="center"/>
        <w:rPr>
          <w:b/>
          <w:bCs/>
          <w:sz w:val="16"/>
          <w:szCs w:val="16"/>
        </w:rPr>
      </w:pPr>
      <w:r>
        <w:t xml:space="preserve">Figure </w:t>
      </w:r>
      <w:r>
        <w:fldChar w:fldCharType="begin"/>
      </w:r>
      <w:r>
        <w:instrText xml:space="preserve"> SEQ Figure \* ARABIC </w:instrText>
      </w:r>
      <w:r>
        <w:fldChar w:fldCharType="separate"/>
      </w:r>
      <w:ins w:id="172" w:author="Abdelhak Ouanzougui" w:date="2025-10-19T18:25:00Z" w16du:dateUtc="2025-10-19T17:25:00Z">
        <w:r w:rsidR="00570300">
          <w:rPr>
            <w:noProof/>
          </w:rPr>
          <w:t>7</w:t>
        </w:r>
      </w:ins>
      <w:del w:id="173" w:author="Abdelhak Ouanzougui" w:date="2025-10-19T18:22:00Z" w16du:dateUtc="2025-10-19T17:22:00Z">
        <w:r w:rsidR="00EA130B" w:rsidDel="00570300">
          <w:rPr>
            <w:noProof/>
          </w:rPr>
          <w:delText>5</w:delText>
        </w:r>
      </w:del>
      <w:r>
        <w:fldChar w:fldCharType="end"/>
      </w:r>
      <w:r w:rsidRPr="00FD6A45">
        <w:rPr>
          <w:noProof/>
        </w:rPr>
        <w:t>: Workflow for dataset construction and predictive modeling</w:t>
      </w:r>
    </w:p>
    <w:p w14:paraId="7F1F997C" w14:textId="77777777" w:rsidR="000E72AE" w:rsidRDefault="000E72AE" w:rsidP="00F80BEA">
      <w:pPr>
        <w:rPr>
          <w:b/>
          <w:bCs/>
          <w:sz w:val="16"/>
          <w:szCs w:val="16"/>
        </w:rPr>
      </w:pPr>
    </w:p>
    <w:p w14:paraId="284C7C4C" w14:textId="77777777" w:rsidR="008E31BE" w:rsidRPr="00CC2846" w:rsidRDefault="008E31BE" w:rsidP="008E31BE">
      <w:pPr>
        <w:rPr>
          <w:b/>
          <w:bCs/>
          <w:sz w:val="20"/>
          <w:szCs w:val="20"/>
        </w:rPr>
      </w:pPr>
      <w:r w:rsidRPr="00CC2846">
        <w:rPr>
          <w:b/>
          <w:bCs/>
          <w:sz w:val="20"/>
          <w:szCs w:val="20"/>
        </w:rPr>
        <w:t>1.1 Software Environment and Workflow Orchestration</w:t>
      </w:r>
    </w:p>
    <w:p w14:paraId="19494841" w14:textId="6073EDFB" w:rsidR="008E31BE" w:rsidRPr="001E5912" w:rsidRDefault="008E31BE" w:rsidP="006F1372">
      <w:pPr>
        <w:jc w:val="both"/>
        <w:rPr>
          <w:sz w:val="20"/>
          <w:szCs w:val="20"/>
        </w:rPr>
      </w:pPr>
      <w:r w:rsidRPr="001E5912">
        <w:rPr>
          <w:sz w:val="20"/>
          <w:szCs w:val="20"/>
        </w:rPr>
        <w:t xml:space="preserve">All stages of data collection, processing, and validation were performed using </w:t>
      </w:r>
      <w:proofErr w:type="spellStart"/>
      <w:r w:rsidRPr="001E5912">
        <w:rPr>
          <w:sz w:val="20"/>
          <w:szCs w:val="20"/>
        </w:rPr>
        <w:t>Langflow</w:t>
      </w:r>
      <w:proofErr w:type="spellEnd"/>
      <w:r w:rsidRPr="001E5912">
        <w:rPr>
          <w:sz w:val="20"/>
          <w:szCs w:val="20"/>
        </w:rPr>
        <w:t xml:space="preserve"> (v1.2.0), an open-source visual tool built for constructing flexible and modular AI workflows [</w:t>
      </w:r>
      <w:r w:rsidR="00A53DE4">
        <w:rPr>
          <w:sz w:val="20"/>
          <w:szCs w:val="20"/>
        </w:rPr>
        <w:t>7</w:t>
      </w:r>
      <w:r w:rsidRPr="001E5912">
        <w:rPr>
          <w:sz w:val="20"/>
          <w:szCs w:val="20"/>
        </w:rPr>
        <w:t xml:space="preserve">, </w:t>
      </w:r>
      <w:r w:rsidR="00A53DE4">
        <w:rPr>
          <w:sz w:val="20"/>
          <w:szCs w:val="20"/>
        </w:rPr>
        <w:t>8</w:t>
      </w:r>
      <w:r w:rsidRPr="001E5912">
        <w:rPr>
          <w:sz w:val="20"/>
          <w:szCs w:val="20"/>
        </w:rPr>
        <w:t>]. The workflow was executed locally on a Linux workstation powered by an NVIDIA RTX 6000 Ada GPU, with the environment managed in a Python 3.11.11 virtual space. Development and troubleshooting were conducted using Visual Studio Code (version 1.96.2).</w:t>
      </w:r>
    </w:p>
    <w:p w14:paraId="2B659485" w14:textId="65B59BC3" w:rsidR="008E31BE" w:rsidRPr="00CC2846" w:rsidRDefault="008E31BE" w:rsidP="006F1372">
      <w:pPr>
        <w:jc w:val="both"/>
        <w:rPr>
          <w:b/>
          <w:bCs/>
          <w:sz w:val="20"/>
          <w:szCs w:val="20"/>
        </w:rPr>
      </w:pPr>
      <w:r w:rsidRPr="001E5912">
        <w:rPr>
          <w:sz w:val="20"/>
          <w:szCs w:val="20"/>
        </w:rPr>
        <w:t xml:space="preserve">To guarantee full reproducibility, the entire installation process—including dependencies, environment setup, and </w:t>
      </w:r>
      <w:proofErr w:type="spellStart"/>
      <w:r w:rsidRPr="001E5912">
        <w:rPr>
          <w:sz w:val="20"/>
          <w:szCs w:val="20"/>
        </w:rPr>
        <w:t>Langflow</w:t>
      </w:r>
      <w:proofErr w:type="spellEnd"/>
      <w:r w:rsidRPr="001E5912">
        <w:rPr>
          <w:sz w:val="20"/>
          <w:szCs w:val="20"/>
        </w:rPr>
        <w:t xml:space="preserve"> configuration— are documented in both the official </w:t>
      </w:r>
      <w:proofErr w:type="spellStart"/>
      <w:r w:rsidRPr="001E5912">
        <w:rPr>
          <w:sz w:val="20"/>
          <w:szCs w:val="20"/>
        </w:rPr>
        <w:t>Langflow</w:t>
      </w:r>
      <w:proofErr w:type="spellEnd"/>
      <w:r w:rsidRPr="001E5912">
        <w:rPr>
          <w:sz w:val="20"/>
          <w:szCs w:val="20"/>
        </w:rPr>
        <w:t xml:space="preserve"> GitHub repository [</w:t>
      </w:r>
      <w:r w:rsidR="000F302B">
        <w:rPr>
          <w:sz w:val="20"/>
          <w:szCs w:val="20"/>
        </w:rPr>
        <w:t>15</w:t>
      </w:r>
      <w:r w:rsidRPr="001E5912">
        <w:rPr>
          <w:sz w:val="20"/>
          <w:szCs w:val="20"/>
        </w:rPr>
        <w:t>] and the project repository for this study [</w:t>
      </w:r>
      <w:r w:rsidR="000F302B">
        <w:rPr>
          <w:sz w:val="20"/>
          <w:szCs w:val="20"/>
        </w:rPr>
        <w:t>16</w:t>
      </w:r>
      <w:r w:rsidRPr="001E5912">
        <w:rPr>
          <w:sz w:val="20"/>
          <w:szCs w:val="20"/>
        </w:rPr>
        <w:t xml:space="preserve">]. Additionally, you’ll find everything you need: the complete setup details, all the source code, and the workflows (saved in JSON format) that we ran in </w:t>
      </w:r>
      <w:proofErr w:type="spellStart"/>
      <w:r w:rsidRPr="001E5912">
        <w:rPr>
          <w:sz w:val="20"/>
          <w:szCs w:val="20"/>
        </w:rPr>
        <w:t>Langflow</w:t>
      </w:r>
      <w:proofErr w:type="spellEnd"/>
      <w:r w:rsidRPr="001E5912">
        <w:rPr>
          <w:sz w:val="20"/>
          <w:szCs w:val="20"/>
        </w:rPr>
        <w:t>, plus the articles we used for the dataset.</w:t>
      </w:r>
    </w:p>
    <w:p w14:paraId="72FF80EA" w14:textId="77777777" w:rsidR="008E31BE" w:rsidRPr="00CC2846" w:rsidRDefault="008E31BE" w:rsidP="006F1372">
      <w:pPr>
        <w:jc w:val="both"/>
        <w:rPr>
          <w:b/>
          <w:bCs/>
          <w:sz w:val="20"/>
          <w:szCs w:val="20"/>
        </w:rPr>
      </w:pPr>
      <w:r w:rsidRPr="00CC2846">
        <w:rPr>
          <w:b/>
          <w:bCs/>
          <w:sz w:val="20"/>
          <w:szCs w:val="20"/>
        </w:rPr>
        <w:t>1.2 Database Structure</w:t>
      </w:r>
    </w:p>
    <w:p w14:paraId="4F017F9A" w14:textId="77777777" w:rsidR="008E31BE" w:rsidRPr="001E5912" w:rsidRDefault="008E31BE" w:rsidP="006F1372">
      <w:pPr>
        <w:jc w:val="both"/>
        <w:rPr>
          <w:sz w:val="20"/>
          <w:szCs w:val="20"/>
        </w:rPr>
      </w:pPr>
      <w:r w:rsidRPr="001E5912">
        <w:rPr>
          <w:sz w:val="20"/>
          <w:szCs w:val="20"/>
        </w:rPr>
        <w:t>In this section, we outline the data framework developed during the initial phase of our research. The goal was to create a well-organized database, with each row representing an individual glass–test record and each column aligned to one of the 107 parameters extracted. The schema was carefully designed to encapsulate the full experimental context and facilitate cross-study comparisons.</w:t>
      </w:r>
    </w:p>
    <w:p w14:paraId="078914AF" w14:textId="0299BFEA" w:rsidR="008E31BE" w:rsidRPr="001E5912" w:rsidRDefault="008E31BE" w:rsidP="006F1372">
      <w:pPr>
        <w:jc w:val="both"/>
        <w:rPr>
          <w:sz w:val="20"/>
          <w:szCs w:val="20"/>
        </w:rPr>
      </w:pPr>
      <w:r w:rsidRPr="001E5912">
        <w:rPr>
          <w:sz w:val="20"/>
          <w:szCs w:val="20"/>
        </w:rPr>
        <w:t xml:space="preserve">The parameters were organized into four primary categories: general information, including bibliographic details (such as reference, author, and document type) and sample identifiers (e.g., glass name); glass composition, standardized into mol% of elements (e.g., Si, B, Na, O, Al), selected as the most chemically meaningful representation for cross-study analysis; experimental setup, encompassing sample properties (e.g., density, irradiation state) along with the experimental parameters (including factors like solution acidity, thermal conditions, exposed surface area, and solution volume); and the observed results, encompassing the initial rates at which Si, B, and Na dissolve, the degree of congruence, and the progression of pH throughout the experiment. </w:t>
      </w:r>
      <w:r w:rsidRPr="001E5912">
        <w:rPr>
          <w:sz w:val="20"/>
          <w:szCs w:val="20"/>
        </w:rPr>
        <w:lastRenderedPageBreak/>
        <w:t xml:space="preserve">A summary of the database structure, including column descriptions and sample entries, is presented in Figure </w:t>
      </w:r>
      <w:ins w:id="174" w:author="Abdelhak Ouanzougui" w:date="2025-10-19T18:29:00Z" w16du:dateUtc="2025-10-19T17:29:00Z">
        <w:r w:rsidR="00E27E69">
          <w:rPr>
            <w:sz w:val="20"/>
            <w:szCs w:val="20"/>
          </w:rPr>
          <w:t>8</w:t>
        </w:r>
      </w:ins>
      <w:del w:id="175" w:author="Abdelhak Ouanzougui" w:date="2025-10-19T18:29:00Z" w16du:dateUtc="2025-10-19T17:29:00Z">
        <w:r w:rsidR="00D21056" w:rsidDel="00E27E69">
          <w:rPr>
            <w:sz w:val="20"/>
            <w:szCs w:val="20"/>
          </w:rPr>
          <w:delText>6</w:delText>
        </w:r>
      </w:del>
      <w:r w:rsidRPr="001E5912">
        <w:rPr>
          <w:sz w:val="20"/>
          <w:szCs w:val="20"/>
        </w:rPr>
        <w:t>, and a detailed list of all parameters and their definitions can be found in the project’s GitHub repository [</w:t>
      </w:r>
      <w:r w:rsidR="00803083">
        <w:rPr>
          <w:sz w:val="20"/>
          <w:szCs w:val="20"/>
        </w:rPr>
        <w:t>16</w:t>
      </w:r>
      <w:r w:rsidRPr="001E5912">
        <w:rPr>
          <w:sz w:val="20"/>
          <w:szCs w:val="20"/>
        </w:rPr>
        <w:t>].</w:t>
      </w:r>
    </w:p>
    <w:p w14:paraId="163D1E9D" w14:textId="77777777" w:rsidR="00BD7F26" w:rsidRDefault="009C4010" w:rsidP="009D772D">
      <w:pPr>
        <w:keepNext/>
        <w:jc w:val="center"/>
      </w:pPr>
      <w:r w:rsidRPr="00805035">
        <w:rPr>
          <w:noProof/>
        </w:rPr>
        <w:drawing>
          <wp:inline distT="0" distB="0" distL="0" distR="0" wp14:anchorId="32582722" wp14:editId="3CFEF04B">
            <wp:extent cx="5637475" cy="1961911"/>
            <wp:effectExtent l="0" t="0" r="1905" b="635"/>
            <wp:docPr id="1315623847" name="Image 4" descr="Une image contenant texte, ligne,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23847" name="Image 4" descr="Une image contenant texte, ligne, diagramme, nombre&#10;&#10;Le contenu généré par l’IA peut êtr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362" b="30781"/>
                    <a:stretch>
                      <a:fillRect/>
                    </a:stretch>
                  </pic:blipFill>
                  <pic:spPr bwMode="auto">
                    <a:xfrm>
                      <a:off x="0" y="0"/>
                      <a:ext cx="5743935" cy="1998960"/>
                    </a:xfrm>
                    <a:prstGeom prst="rect">
                      <a:avLst/>
                    </a:prstGeom>
                    <a:noFill/>
                    <a:ln>
                      <a:noFill/>
                    </a:ln>
                    <a:extLst>
                      <a:ext uri="{53640926-AAD7-44D8-BBD7-CCE9431645EC}">
                        <a14:shadowObscured xmlns:a14="http://schemas.microsoft.com/office/drawing/2010/main"/>
                      </a:ext>
                    </a:extLst>
                  </pic:spPr>
                </pic:pic>
              </a:graphicData>
            </a:graphic>
          </wp:inline>
        </w:drawing>
      </w:r>
    </w:p>
    <w:p w14:paraId="30AAA4ED" w14:textId="21F14902" w:rsidR="009C4010" w:rsidRDefault="00BD7F26" w:rsidP="00E1453A">
      <w:pPr>
        <w:pStyle w:val="Lgende"/>
        <w:jc w:val="center"/>
        <w:rPr>
          <w:sz w:val="16"/>
          <w:szCs w:val="16"/>
        </w:rPr>
      </w:pPr>
      <w:r>
        <w:t xml:space="preserve">Figure </w:t>
      </w:r>
      <w:r>
        <w:fldChar w:fldCharType="begin"/>
      </w:r>
      <w:r>
        <w:instrText xml:space="preserve"> SEQ Figure \* ARABIC </w:instrText>
      </w:r>
      <w:r>
        <w:fldChar w:fldCharType="separate"/>
      </w:r>
      <w:ins w:id="176" w:author="Abdelhak Ouanzougui" w:date="2025-10-19T18:25:00Z" w16du:dateUtc="2025-10-19T17:25:00Z">
        <w:r w:rsidR="00570300">
          <w:rPr>
            <w:noProof/>
          </w:rPr>
          <w:t>8</w:t>
        </w:r>
      </w:ins>
      <w:del w:id="177" w:author="Abdelhak Ouanzougui" w:date="2025-10-19T18:22:00Z" w16du:dateUtc="2025-10-19T17:22:00Z">
        <w:r w:rsidR="00EA130B" w:rsidDel="00570300">
          <w:rPr>
            <w:noProof/>
          </w:rPr>
          <w:delText>6</w:delText>
        </w:r>
      </w:del>
      <w:r>
        <w:fldChar w:fldCharType="end"/>
      </w:r>
      <w:r w:rsidRPr="0047589B">
        <w:rPr>
          <w:noProof/>
        </w:rPr>
        <w:t>: Database schema for structured glass dissolution data</w:t>
      </w:r>
    </w:p>
    <w:p w14:paraId="165211B8" w14:textId="77777777" w:rsidR="0047589B" w:rsidRDefault="0047589B" w:rsidP="003C7F2D">
      <w:pPr>
        <w:rPr>
          <w:sz w:val="16"/>
          <w:szCs w:val="16"/>
        </w:rPr>
      </w:pPr>
    </w:p>
    <w:p w14:paraId="340CECA5" w14:textId="77777777" w:rsidR="0047589B" w:rsidRPr="00611DED" w:rsidRDefault="0047589B" w:rsidP="0047589B">
      <w:pPr>
        <w:rPr>
          <w:b/>
          <w:bCs/>
          <w:sz w:val="20"/>
          <w:szCs w:val="20"/>
        </w:rPr>
      </w:pPr>
      <w:r w:rsidRPr="00611DED">
        <w:rPr>
          <w:b/>
          <w:bCs/>
          <w:sz w:val="20"/>
          <w:szCs w:val="20"/>
        </w:rPr>
        <w:t>2. Document Collection and Relevance Validation</w:t>
      </w:r>
    </w:p>
    <w:p w14:paraId="6EDF51F3" w14:textId="77777777" w:rsidR="0047589B" w:rsidRPr="00611DED" w:rsidRDefault="0047589B" w:rsidP="0047589B">
      <w:pPr>
        <w:rPr>
          <w:b/>
          <w:bCs/>
          <w:sz w:val="20"/>
          <w:szCs w:val="20"/>
        </w:rPr>
      </w:pPr>
      <w:r w:rsidRPr="00611DED">
        <w:rPr>
          <w:b/>
          <w:bCs/>
          <w:sz w:val="20"/>
          <w:szCs w:val="20"/>
        </w:rPr>
        <w:t>2.1 Initial Collection of Scientific Literature</w:t>
      </w:r>
    </w:p>
    <w:p w14:paraId="0857D995" w14:textId="77777777" w:rsidR="0047589B" w:rsidRPr="001E5912" w:rsidRDefault="0047589B" w:rsidP="003C6EBB">
      <w:pPr>
        <w:jc w:val="both"/>
        <w:rPr>
          <w:sz w:val="20"/>
          <w:szCs w:val="20"/>
        </w:rPr>
      </w:pPr>
      <w:r w:rsidRPr="001E5912">
        <w:rPr>
          <w:sz w:val="20"/>
          <w:szCs w:val="20"/>
        </w:rPr>
        <w:t xml:space="preserve">To build a dataset appropriate for AI-driven modeling of glass degradation processes, an extensive collection of potentially relevant literature was compiled. This involved manually searching academic databases and scientific engines using keywords focused on glass composition, early-stage dissolution kinetics, and long-term alteration patterns. The selection was further enriched by incorporating expert-recommended sources, some of which were only accessible as scanned documents. These required preprocessing through optical character recognition (OCR) to convert them into </w:t>
      </w:r>
      <w:proofErr w:type="gramStart"/>
      <w:r w:rsidRPr="001E5912">
        <w:rPr>
          <w:sz w:val="20"/>
          <w:szCs w:val="20"/>
        </w:rPr>
        <w:t>a format</w:t>
      </w:r>
      <w:proofErr w:type="gramEnd"/>
      <w:r w:rsidRPr="001E5912">
        <w:rPr>
          <w:sz w:val="20"/>
          <w:szCs w:val="20"/>
        </w:rPr>
        <w:t xml:space="preserve"> compatible with automated analysis.</w:t>
      </w:r>
    </w:p>
    <w:p w14:paraId="2D42D7D0" w14:textId="656BC9BC" w:rsidR="0047589B" w:rsidRPr="001E5912" w:rsidRDefault="0047589B" w:rsidP="003C6EBB">
      <w:pPr>
        <w:jc w:val="both"/>
        <w:rPr>
          <w:sz w:val="20"/>
          <w:szCs w:val="20"/>
        </w:rPr>
      </w:pPr>
      <w:r w:rsidRPr="001E5912">
        <w:rPr>
          <w:sz w:val="20"/>
          <w:szCs w:val="20"/>
        </w:rPr>
        <w:t xml:space="preserve">Two distinct OCR approaches were assessed: </w:t>
      </w:r>
      <w:proofErr w:type="spellStart"/>
      <w:r w:rsidRPr="001E5912">
        <w:rPr>
          <w:sz w:val="20"/>
          <w:szCs w:val="20"/>
        </w:rPr>
        <w:t>Docling</w:t>
      </w:r>
      <w:proofErr w:type="spellEnd"/>
      <w:r w:rsidRPr="001E5912">
        <w:rPr>
          <w:sz w:val="20"/>
          <w:szCs w:val="20"/>
        </w:rPr>
        <w:t>, an open-source tool recognized for its efficiency and ability to operate offline [</w:t>
      </w:r>
      <w:r w:rsidR="000247F4">
        <w:rPr>
          <w:sz w:val="20"/>
          <w:szCs w:val="20"/>
        </w:rPr>
        <w:t>17</w:t>
      </w:r>
      <w:r w:rsidRPr="001E5912">
        <w:rPr>
          <w:sz w:val="20"/>
          <w:szCs w:val="20"/>
        </w:rPr>
        <w:t>], and a local printer that has an OCR option optimized for maintaining the structural integrity of tables and technical figures. The combined use of these tools proved essential, as the quality of the original document significantly impacts OCR precision, especially for complex visual data [</w:t>
      </w:r>
      <w:r w:rsidR="000247F4">
        <w:rPr>
          <w:sz w:val="20"/>
          <w:szCs w:val="20"/>
        </w:rPr>
        <w:t>10</w:t>
      </w:r>
      <w:r w:rsidRPr="001E5912">
        <w:rPr>
          <w:sz w:val="20"/>
          <w:szCs w:val="20"/>
        </w:rPr>
        <w:t>]. This preprocessing phase was crucial to ensure that all selected articles could be seamlessly integrated into the subsequent automated validation process.</w:t>
      </w:r>
    </w:p>
    <w:p w14:paraId="785E0041" w14:textId="77777777" w:rsidR="0047589B" w:rsidRPr="001E5912" w:rsidRDefault="0047589B" w:rsidP="003C6EBB">
      <w:pPr>
        <w:jc w:val="both"/>
        <w:rPr>
          <w:b/>
          <w:bCs/>
          <w:sz w:val="20"/>
          <w:szCs w:val="20"/>
        </w:rPr>
      </w:pPr>
      <w:r w:rsidRPr="001E5912">
        <w:rPr>
          <w:sz w:val="20"/>
          <w:szCs w:val="20"/>
        </w:rPr>
        <w:t>Given that critical parameters—such as full glass compositions and standardized dissolution rates—are seldom detailed in abstracts or titles, the relevance of each article could only be accurately assessed through a full-text review. To address this, a rigorous validation protocol was implemented to systematically evaluate the complete content of each publication against predefined inclusion criteria.</w:t>
      </w:r>
    </w:p>
    <w:p w14:paraId="493CB892" w14:textId="77777777" w:rsidR="0047589B" w:rsidRPr="00BA3BDC" w:rsidRDefault="0047589B" w:rsidP="0047589B">
      <w:pPr>
        <w:rPr>
          <w:b/>
          <w:bCs/>
          <w:sz w:val="20"/>
          <w:szCs w:val="20"/>
        </w:rPr>
      </w:pPr>
      <w:r w:rsidRPr="00BA3BDC">
        <w:rPr>
          <w:b/>
          <w:bCs/>
          <w:sz w:val="20"/>
          <w:szCs w:val="20"/>
        </w:rPr>
        <w:t>2.2 Automated Validation of Article Relevance</w:t>
      </w:r>
    </w:p>
    <w:p w14:paraId="398195BA" w14:textId="599D7749" w:rsidR="0047589B" w:rsidRPr="001E5912" w:rsidRDefault="0047589B" w:rsidP="003C6EBB">
      <w:pPr>
        <w:jc w:val="both"/>
        <w:rPr>
          <w:sz w:val="20"/>
          <w:szCs w:val="20"/>
        </w:rPr>
      </w:pPr>
      <w:r w:rsidRPr="001E5912">
        <w:rPr>
          <w:sz w:val="20"/>
          <w:szCs w:val="20"/>
        </w:rPr>
        <w:t xml:space="preserve">The automated validation process, illustrated in Figure </w:t>
      </w:r>
      <w:ins w:id="178" w:author="Abdelhak Ouanzougui" w:date="2025-10-19T18:29:00Z" w16du:dateUtc="2025-10-19T17:29:00Z">
        <w:r w:rsidR="00E27E69">
          <w:rPr>
            <w:sz w:val="20"/>
            <w:szCs w:val="20"/>
          </w:rPr>
          <w:t>9</w:t>
        </w:r>
      </w:ins>
      <w:del w:id="179" w:author="Abdelhak Ouanzougui" w:date="2025-10-19T18:29:00Z" w16du:dateUtc="2025-10-19T17:29:00Z">
        <w:r w:rsidR="005B5677" w:rsidDel="00E27E69">
          <w:rPr>
            <w:sz w:val="20"/>
            <w:szCs w:val="20"/>
          </w:rPr>
          <w:delText>7</w:delText>
        </w:r>
      </w:del>
      <w:r w:rsidRPr="001E5912">
        <w:rPr>
          <w:sz w:val="20"/>
          <w:szCs w:val="20"/>
        </w:rPr>
        <w:t xml:space="preserve">, assessed each </w:t>
      </w:r>
      <w:proofErr w:type="gramStart"/>
      <w:r w:rsidRPr="001E5912">
        <w:rPr>
          <w:sz w:val="20"/>
          <w:szCs w:val="20"/>
        </w:rPr>
        <w:t>candidate</w:t>
      </w:r>
      <w:proofErr w:type="gramEnd"/>
      <w:r w:rsidRPr="001E5912">
        <w:rPr>
          <w:sz w:val="20"/>
          <w:szCs w:val="20"/>
        </w:rPr>
        <w:t xml:space="preserve"> publication by converting the entire document into unstructured text and applying a structured criteria sheet. This sheet, designed as a prompt, encoded all essential requirements for inclusion. It guided the large language model (LLM) in confirming whether the article included a fully specified glass composition (with a total near 100 mol%) and well-defined, standardized initial dissolution rates, and at least one relevant experimental variable—such as pH or temperature—directly linked to the dissolution data.</w:t>
      </w:r>
    </w:p>
    <w:p w14:paraId="3B59CE7F" w14:textId="51E77EEA" w:rsidR="0047589B" w:rsidRPr="001E5912" w:rsidRDefault="0047589B" w:rsidP="003C6EBB">
      <w:pPr>
        <w:jc w:val="both"/>
        <w:rPr>
          <w:sz w:val="20"/>
          <w:szCs w:val="20"/>
        </w:rPr>
      </w:pPr>
      <w:r w:rsidRPr="001E5912">
        <w:rPr>
          <w:sz w:val="20"/>
          <w:szCs w:val="20"/>
        </w:rPr>
        <w:t>Crafting this prompt was essential because it clearly outlined what the LLM should assess, guided how the text should be understood, and defined the way the results should be presented. This approach guaranteed that the relevance assessment remained uniform, transparent, and repeatable across all documents. The use of domain-specific prompts aligns with cutting-edge methodologies in AI-assisted literature analysis and materials science research [</w:t>
      </w:r>
      <w:r w:rsidR="004B67DF">
        <w:rPr>
          <w:sz w:val="20"/>
          <w:szCs w:val="20"/>
        </w:rPr>
        <w:t>7, 8, 9, 13</w:t>
      </w:r>
      <w:r w:rsidRPr="001E5912">
        <w:rPr>
          <w:sz w:val="20"/>
          <w:szCs w:val="20"/>
        </w:rPr>
        <w:t>].</w:t>
      </w:r>
    </w:p>
    <w:p w14:paraId="32811EF7" w14:textId="77777777" w:rsidR="009770EF" w:rsidRDefault="0047589B" w:rsidP="003C6EBB">
      <w:pPr>
        <w:keepNext/>
        <w:jc w:val="both"/>
      </w:pPr>
      <w:r w:rsidRPr="001E5912">
        <w:rPr>
          <w:sz w:val="20"/>
          <w:szCs w:val="20"/>
        </w:rPr>
        <w:lastRenderedPageBreak/>
        <w:t>We only moved forward with articles that fully matched our set criteria for the parameter extraction step. Any articles missing essential details were automatically left out to ensure consistency in our analysis. One constraint of this workflow is its focus solely on the main text of each article; if essential parameters are reported only in supplementary materials, those studies are automatically omitted. By setting these specific limits, we remove the need for manual checks, keeping the entire process automated and reliable every time.</w:t>
      </w:r>
      <w:r w:rsidRPr="00C37320">
        <w:rPr>
          <w:noProof/>
        </w:rPr>
        <w:drawing>
          <wp:inline distT="0" distB="0" distL="0" distR="0" wp14:anchorId="493BC9B3" wp14:editId="15B5B790">
            <wp:extent cx="5525631" cy="1870056"/>
            <wp:effectExtent l="0" t="0" r="0" b="0"/>
            <wp:docPr id="582220204" name="Image 10"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0204" name="Image 10" descr="Une image contenant texte, capture d’écran, diagramme, ligne&#10;&#10;Le contenu généré par l’IA peut êtr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060" t="15204" b="27084"/>
                    <a:stretch>
                      <a:fillRect/>
                    </a:stretch>
                  </pic:blipFill>
                  <pic:spPr bwMode="auto">
                    <a:xfrm>
                      <a:off x="0" y="0"/>
                      <a:ext cx="5526849" cy="1870468"/>
                    </a:xfrm>
                    <a:prstGeom prst="rect">
                      <a:avLst/>
                    </a:prstGeom>
                    <a:noFill/>
                    <a:ln>
                      <a:noFill/>
                    </a:ln>
                    <a:extLst>
                      <a:ext uri="{53640926-AAD7-44D8-BBD7-CCE9431645EC}">
                        <a14:shadowObscured xmlns:a14="http://schemas.microsoft.com/office/drawing/2010/main"/>
                      </a:ext>
                    </a:extLst>
                  </pic:spPr>
                </pic:pic>
              </a:graphicData>
            </a:graphic>
          </wp:inline>
        </w:drawing>
      </w:r>
    </w:p>
    <w:p w14:paraId="42F7B5F9" w14:textId="4F45994D" w:rsidR="0047589B" w:rsidRPr="003C7F2D" w:rsidRDefault="009770EF" w:rsidP="009770EF">
      <w:pPr>
        <w:pStyle w:val="Lgende"/>
        <w:jc w:val="center"/>
        <w:rPr>
          <w:sz w:val="16"/>
          <w:szCs w:val="16"/>
        </w:rPr>
      </w:pPr>
      <w:r>
        <w:t xml:space="preserve">Figure </w:t>
      </w:r>
      <w:r>
        <w:fldChar w:fldCharType="begin"/>
      </w:r>
      <w:r>
        <w:instrText xml:space="preserve"> SEQ Figure \* ARABIC </w:instrText>
      </w:r>
      <w:r>
        <w:fldChar w:fldCharType="separate"/>
      </w:r>
      <w:ins w:id="180" w:author="Abdelhak Ouanzougui" w:date="2025-10-19T18:25:00Z" w16du:dateUtc="2025-10-19T17:25:00Z">
        <w:r w:rsidR="00570300">
          <w:rPr>
            <w:noProof/>
          </w:rPr>
          <w:t>9</w:t>
        </w:r>
      </w:ins>
      <w:del w:id="181" w:author="Abdelhak Ouanzougui" w:date="2025-10-19T18:22:00Z" w16du:dateUtc="2025-10-19T17:22:00Z">
        <w:r w:rsidR="00EA130B" w:rsidDel="00570300">
          <w:rPr>
            <w:noProof/>
          </w:rPr>
          <w:delText>7</w:delText>
        </w:r>
      </w:del>
      <w:r>
        <w:fldChar w:fldCharType="end"/>
      </w:r>
      <w:r w:rsidRPr="006C5EC0">
        <w:rPr>
          <w:noProof/>
        </w:rPr>
        <w:t>: Schematic of the automated article validation workflow</w:t>
      </w:r>
    </w:p>
    <w:p w14:paraId="5571DF1C" w14:textId="77777777" w:rsidR="006C5EC0" w:rsidRDefault="006C5EC0" w:rsidP="00B13D39">
      <w:pPr>
        <w:rPr>
          <w:sz w:val="16"/>
          <w:szCs w:val="16"/>
        </w:rPr>
      </w:pPr>
    </w:p>
    <w:p w14:paraId="4374749C" w14:textId="77777777" w:rsidR="006C5EC0" w:rsidRPr="00A65AAC" w:rsidRDefault="006C5EC0" w:rsidP="006C5EC0">
      <w:pPr>
        <w:rPr>
          <w:b/>
          <w:bCs/>
          <w:sz w:val="20"/>
          <w:szCs w:val="20"/>
        </w:rPr>
      </w:pPr>
      <w:r w:rsidRPr="00A65AAC">
        <w:rPr>
          <w:b/>
          <w:bCs/>
          <w:sz w:val="20"/>
          <w:szCs w:val="20"/>
        </w:rPr>
        <w:t>3. Workflow Design for Automated Data Extraction</w:t>
      </w:r>
    </w:p>
    <w:p w14:paraId="65AA4BC7" w14:textId="77777777" w:rsidR="006C5EC0" w:rsidRPr="00A65AAC" w:rsidRDefault="006C5EC0" w:rsidP="006C5EC0">
      <w:pPr>
        <w:rPr>
          <w:b/>
          <w:bCs/>
          <w:sz w:val="20"/>
          <w:szCs w:val="20"/>
        </w:rPr>
      </w:pPr>
      <w:r w:rsidRPr="00A65AAC">
        <w:rPr>
          <w:b/>
          <w:bCs/>
          <w:sz w:val="20"/>
          <w:szCs w:val="20"/>
        </w:rPr>
        <w:t>3.1 Motivation and Challenges</w:t>
      </w:r>
    </w:p>
    <w:p w14:paraId="5129F998" w14:textId="77777777" w:rsidR="006C5EC0" w:rsidRPr="001E5912" w:rsidRDefault="006C5EC0" w:rsidP="003C6EBB">
      <w:pPr>
        <w:jc w:val="both"/>
        <w:rPr>
          <w:sz w:val="20"/>
          <w:szCs w:val="20"/>
        </w:rPr>
      </w:pPr>
      <w:r w:rsidRPr="001E5912">
        <w:rPr>
          <w:sz w:val="20"/>
          <w:szCs w:val="20"/>
        </w:rPr>
        <w:t>Once we confirmed the articles were relevant, our focus shifted to extracting all the essential experimental data—including glass compositions, test conditions, and initial dissolution rates—to build the structured dataset required for machine learning.  Doing this manually would have been impossible given the sheer volume of data: some articles included over 30 different types of glass, each with up to 107 parameters to record.</w:t>
      </w:r>
    </w:p>
    <w:p w14:paraId="52591010" w14:textId="77777777" w:rsidR="006C5EC0" w:rsidRPr="001E5912" w:rsidRDefault="006C5EC0" w:rsidP="003C6EBB">
      <w:pPr>
        <w:jc w:val="both"/>
        <w:rPr>
          <w:sz w:val="20"/>
          <w:szCs w:val="20"/>
        </w:rPr>
      </w:pPr>
      <w:r w:rsidRPr="001E5912">
        <w:rPr>
          <w:sz w:val="20"/>
          <w:szCs w:val="20"/>
        </w:rPr>
        <w:t xml:space="preserve">Automating this process wasn’t straightforward. Many articles described multiple glass types, each tested under various conditions, which made the task even more complex. On top of that, the data formats varied widely—some studies reported compositions in weight percentages of oxides, while others used mole percentages of elements. Terminology also differed from one study to the next, with terms like V₀ and r₀, or </w:t>
      </w:r>
      <w:proofErr w:type="spellStart"/>
      <w:r w:rsidRPr="001E5912">
        <w:rPr>
          <w:sz w:val="20"/>
          <w:szCs w:val="20"/>
        </w:rPr>
        <w:t>S_geo</w:t>
      </w:r>
      <w:proofErr w:type="spellEnd"/>
      <w:r w:rsidRPr="001E5912">
        <w:rPr>
          <w:sz w:val="20"/>
          <w:szCs w:val="20"/>
        </w:rPr>
        <w:t xml:space="preserve"> and S_BET, being used interchangeably. Without a standardized interpretation, extraction would be fragile and </w:t>
      </w:r>
      <w:proofErr w:type="gramStart"/>
      <w:r w:rsidRPr="001E5912">
        <w:rPr>
          <w:sz w:val="20"/>
          <w:szCs w:val="20"/>
        </w:rPr>
        <w:t>error-prone</w:t>
      </w:r>
      <w:proofErr w:type="gramEnd"/>
      <w:r w:rsidRPr="001E5912">
        <w:rPr>
          <w:sz w:val="20"/>
          <w:szCs w:val="20"/>
        </w:rPr>
        <w:t>.</w:t>
      </w:r>
    </w:p>
    <w:p w14:paraId="3DCA1978" w14:textId="77777777" w:rsidR="006C5EC0" w:rsidRPr="001E5912" w:rsidRDefault="006C5EC0" w:rsidP="003C6EBB">
      <w:pPr>
        <w:jc w:val="both"/>
        <w:rPr>
          <w:b/>
          <w:bCs/>
          <w:sz w:val="20"/>
          <w:szCs w:val="20"/>
        </w:rPr>
      </w:pPr>
      <w:r w:rsidRPr="001E5912">
        <w:rPr>
          <w:sz w:val="20"/>
          <w:szCs w:val="20"/>
        </w:rPr>
        <w:t xml:space="preserve">To tackle these challenges, we developed a </w:t>
      </w:r>
      <w:proofErr w:type="gramStart"/>
      <w:r w:rsidRPr="001E5912">
        <w:rPr>
          <w:sz w:val="20"/>
          <w:szCs w:val="20"/>
        </w:rPr>
        <w:t>flexible,</w:t>
      </w:r>
      <w:proofErr w:type="gramEnd"/>
      <w:r w:rsidRPr="001E5912">
        <w:rPr>
          <w:sz w:val="20"/>
          <w:szCs w:val="20"/>
        </w:rPr>
        <w:t xml:space="preserve"> step-by-step system using </w:t>
      </w:r>
      <w:proofErr w:type="spellStart"/>
      <w:r w:rsidRPr="001E5912">
        <w:rPr>
          <w:sz w:val="20"/>
          <w:szCs w:val="20"/>
        </w:rPr>
        <w:t>Langflow</w:t>
      </w:r>
      <w:proofErr w:type="spellEnd"/>
      <w:r w:rsidRPr="001E5912">
        <w:rPr>
          <w:sz w:val="20"/>
          <w:szCs w:val="20"/>
        </w:rPr>
        <w:t>. This workflow processes one article at a time, extracts the data in a standardized format, and automatically saves the results to an SQL database.</w:t>
      </w:r>
    </w:p>
    <w:p w14:paraId="0D3FDA67" w14:textId="77777777" w:rsidR="006C5EC0" w:rsidRDefault="006C5EC0" w:rsidP="006C5EC0">
      <w:pPr>
        <w:rPr>
          <w:b/>
          <w:bCs/>
          <w:sz w:val="16"/>
          <w:szCs w:val="16"/>
        </w:rPr>
      </w:pPr>
    </w:p>
    <w:p w14:paraId="65AA51AB" w14:textId="77777777" w:rsidR="006C5EC0" w:rsidRPr="003B7453" w:rsidRDefault="006C5EC0" w:rsidP="006C5EC0">
      <w:pPr>
        <w:rPr>
          <w:b/>
          <w:bCs/>
          <w:sz w:val="20"/>
          <w:szCs w:val="20"/>
        </w:rPr>
      </w:pPr>
      <w:r w:rsidRPr="003B7453">
        <w:rPr>
          <w:b/>
          <w:bCs/>
          <w:sz w:val="20"/>
          <w:szCs w:val="20"/>
        </w:rPr>
        <w:t xml:space="preserve">3.2 Overview of the </w:t>
      </w:r>
      <w:proofErr w:type="spellStart"/>
      <w:r w:rsidRPr="003B7453">
        <w:rPr>
          <w:b/>
          <w:bCs/>
          <w:sz w:val="20"/>
          <w:szCs w:val="20"/>
        </w:rPr>
        <w:t>Langflow</w:t>
      </w:r>
      <w:proofErr w:type="spellEnd"/>
      <w:r w:rsidRPr="003B7453">
        <w:rPr>
          <w:b/>
          <w:bCs/>
          <w:sz w:val="20"/>
          <w:szCs w:val="20"/>
        </w:rPr>
        <w:t xml:space="preserve"> Extraction Pipeline</w:t>
      </w:r>
    </w:p>
    <w:p w14:paraId="520C0C6C" w14:textId="0FA5976D" w:rsidR="006C5EC0" w:rsidRPr="001E5912" w:rsidRDefault="006C5EC0" w:rsidP="003C6EBB">
      <w:pPr>
        <w:jc w:val="both"/>
        <w:rPr>
          <w:sz w:val="20"/>
          <w:szCs w:val="20"/>
        </w:rPr>
      </w:pPr>
      <w:r w:rsidRPr="001E5912">
        <w:rPr>
          <w:sz w:val="20"/>
          <w:szCs w:val="20"/>
        </w:rPr>
        <w:t xml:space="preserve">To explain how the modular workflow operates, we introduce a symbolic unit referred to as Brain </w:t>
      </w:r>
      <w:proofErr w:type="spellStart"/>
      <w:r w:rsidRPr="001E5912">
        <w:rPr>
          <w:sz w:val="20"/>
          <w:szCs w:val="20"/>
        </w:rPr>
        <w:t>i</w:t>
      </w:r>
      <w:proofErr w:type="spellEnd"/>
      <w:r w:rsidRPr="001E5912">
        <w:rPr>
          <w:sz w:val="20"/>
          <w:szCs w:val="20"/>
        </w:rPr>
        <w:t xml:space="preserve"> (Figure </w:t>
      </w:r>
      <w:ins w:id="182" w:author="Abdelhak Ouanzougui" w:date="2025-10-19T18:30:00Z" w16du:dateUtc="2025-10-19T17:30:00Z">
        <w:r w:rsidR="00E27E69">
          <w:rPr>
            <w:sz w:val="20"/>
            <w:szCs w:val="20"/>
          </w:rPr>
          <w:t>10</w:t>
        </w:r>
      </w:ins>
      <w:del w:id="183" w:author="Abdelhak Ouanzougui" w:date="2025-10-19T18:30:00Z" w16du:dateUtc="2025-10-19T17:30:00Z">
        <w:r w:rsidR="004906B1" w:rsidDel="00E27E69">
          <w:rPr>
            <w:sz w:val="20"/>
            <w:szCs w:val="20"/>
          </w:rPr>
          <w:delText>8</w:delText>
        </w:r>
      </w:del>
      <w:r w:rsidRPr="001E5912">
        <w:rPr>
          <w:sz w:val="20"/>
          <w:szCs w:val="20"/>
        </w:rPr>
        <w:t xml:space="preserve">). Each Brain </w:t>
      </w:r>
      <w:proofErr w:type="spellStart"/>
      <w:r w:rsidRPr="001E5912">
        <w:rPr>
          <w:sz w:val="20"/>
          <w:szCs w:val="20"/>
        </w:rPr>
        <w:t>i</w:t>
      </w:r>
      <w:proofErr w:type="spellEnd"/>
      <w:r w:rsidRPr="001E5912">
        <w:rPr>
          <w:sz w:val="20"/>
          <w:szCs w:val="20"/>
        </w:rPr>
        <w:t xml:space="preserve"> represents a specialized module designed for a specific task, such as identifying glass types, analyzing compositions, or extracting parameters. Each module relies on two main </w:t>
      </w:r>
      <w:proofErr w:type="spellStart"/>
      <w:r w:rsidRPr="001E5912">
        <w:rPr>
          <w:sz w:val="20"/>
          <w:szCs w:val="20"/>
        </w:rPr>
        <w:t>Langflow</w:t>
      </w:r>
      <w:proofErr w:type="spellEnd"/>
      <w:r w:rsidRPr="001E5912">
        <w:rPr>
          <w:sz w:val="20"/>
          <w:szCs w:val="20"/>
        </w:rPr>
        <w:t xml:space="preserve"> elements: a Prompt Template, which customizes the instructions for the specific task, and an LLM Node, which processes the prompt and corresponding document text using the language model (Mistral-small-22B).</w:t>
      </w:r>
    </w:p>
    <w:p w14:paraId="33457C61" w14:textId="77777777" w:rsidR="006C5EC0" w:rsidRPr="001E5912" w:rsidRDefault="006C5EC0" w:rsidP="003C6EBB">
      <w:pPr>
        <w:jc w:val="both"/>
        <w:rPr>
          <w:sz w:val="20"/>
          <w:szCs w:val="20"/>
        </w:rPr>
      </w:pPr>
      <w:r w:rsidRPr="001E5912">
        <w:rPr>
          <w:sz w:val="20"/>
          <w:szCs w:val="20"/>
        </w:rPr>
        <w:t>To optimize context while staying within token constraints, the modules are also designed to accept additional structured data via the LLM Input channel.</w:t>
      </w:r>
    </w:p>
    <w:p w14:paraId="0BC1535B" w14:textId="55726BCC" w:rsidR="006C5EC0" w:rsidRPr="001E5912" w:rsidRDefault="006C5EC0" w:rsidP="003C6EBB">
      <w:pPr>
        <w:jc w:val="both"/>
        <w:rPr>
          <w:sz w:val="20"/>
          <w:szCs w:val="20"/>
        </w:rPr>
      </w:pPr>
      <w:r w:rsidRPr="001E5912">
        <w:rPr>
          <w:sz w:val="20"/>
          <w:szCs w:val="20"/>
        </w:rPr>
        <w:t xml:space="preserve">To prevent token limits from being exceeded and to provide as much context as possible, each module can also receive organized supplementary data through the LLM Input channel. This setup allows for two separate input sources: the raw document content (fed as the system message) and structured data from earlier modules (passed as LLM input). The </w:t>
      </w:r>
      <w:proofErr w:type="gramStart"/>
      <w:r w:rsidRPr="001E5912">
        <w:rPr>
          <w:sz w:val="20"/>
          <w:szCs w:val="20"/>
        </w:rPr>
        <w:t>outputs are</w:t>
      </w:r>
      <w:proofErr w:type="gramEnd"/>
      <w:r w:rsidRPr="001E5912">
        <w:rPr>
          <w:sz w:val="20"/>
          <w:szCs w:val="20"/>
        </w:rPr>
        <w:t xml:space="preserve"> consistently formatted text responses. To ensure reliability and repeatable results, we set a fixed temperature of 0.23 across all modules. Unlike creative generation tasks, scientific data </w:t>
      </w:r>
      <w:r w:rsidRPr="001E5912">
        <w:rPr>
          <w:sz w:val="20"/>
          <w:szCs w:val="20"/>
        </w:rPr>
        <w:lastRenderedPageBreak/>
        <w:t>extraction requires consistent outputs with minimal hallucination risk; this low setting provides stability while maintaining flexibility in interpreting varied scientific phrasing [</w:t>
      </w:r>
      <w:r w:rsidR="00D71D0D">
        <w:rPr>
          <w:sz w:val="20"/>
          <w:szCs w:val="20"/>
        </w:rPr>
        <w:t>7</w:t>
      </w:r>
      <w:r w:rsidRPr="001E5912">
        <w:rPr>
          <w:sz w:val="20"/>
          <w:szCs w:val="20"/>
        </w:rPr>
        <w:t>,</w:t>
      </w:r>
      <w:r w:rsidR="00D71D0D">
        <w:rPr>
          <w:sz w:val="20"/>
          <w:szCs w:val="20"/>
        </w:rPr>
        <w:t xml:space="preserve"> 8</w:t>
      </w:r>
      <w:r w:rsidRPr="001E5912">
        <w:rPr>
          <w:sz w:val="20"/>
          <w:szCs w:val="20"/>
        </w:rPr>
        <w:t>].</w:t>
      </w:r>
    </w:p>
    <w:p w14:paraId="68EC1BF7" w14:textId="7A5F667F" w:rsidR="006C5EC0" w:rsidRPr="001E5912" w:rsidRDefault="006C5EC0" w:rsidP="003C6EBB">
      <w:pPr>
        <w:jc w:val="both"/>
        <w:rPr>
          <w:b/>
          <w:bCs/>
          <w:noProof/>
          <w:sz w:val="48"/>
          <w:szCs w:val="48"/>
        </w:rPr>
      </w:pPr>
      <w:r w:rsidRPr="001E5912">
        <w:rPr>
          <w:sz w:val="20"/>
          <w:szCs w:val="20"/>
        </w:rPr>
        <w:t>By chaining multiple brain blocks in series, the workflow achieves modularity, scalability, and explainability, with each stage performing a narrow task but contributing to the complete data extraction pipeline.</w:t>
      </w:r>
    </w:p>
    <w:p w14:paraId="53A35F0B" w14:textId="77777777" w:rsidR="00B254C3" w:rsidRDefault="00B254C3" w:rsidP="00B254C3">
      <w:pPr>
        <w:rPr>
          <w:b/>
          <w:bCs/>
          <w:noProof/>
          <w:sz w:val="40"/>
          <w:szCs w:val="40"/>
        </w:rPr>
      </w:pPr>
    </w:p>
    <w:p w14:paraId="3A759D82" w14:textId="77777777" w:rsidR="00166C39" w:rsidRDefault="006C5EC0" w:rsidP="00166C39">
      <w:pPr>
        <w:keepNext/>
        <w:jc w:val="center"/>
      </w:pPr>
      <w:r w:rsidRPr="00C37320">
        <w:rPr>
          <w:b/>
          <w:bCs/>
          <w:noProof/>
          <w:sz w:val="40"/>
          <w:szCs w:val="40"/>
          <w:highlight w:val="yellow"/>
        </w:rPr>
        <w:drawing>
          <wp:inline distT="0" distB="0" distL="0" distR="0" wp14:anchorId="3D5D680D" wp14:editId="7C6B573E">
            <wp:extent cx="5379558" cy="2174644"/>
            <wp:effectExtent l="0" t="0" r="0" b="0"/>
            <wp:docPr id="2070163564" name="Image 1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04630" name="Image 12" descr="Une image contenant texte, capture d’écran, diagramme, Police&#10;&#10;Le contenu généré par l’IA peut êtr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3318" b="14831"/>
                    <a:stretch>
                      <a:fillRect/>
                    </a:stretch>
                  </pic:blipFill>
                  <pic:spPr bwMode="auto">
                    <a:xfrm>
                      <a:off x="0" y="0"/>
                      <a:ext cx="5397249" cy="2181795"/>
                    </a:xfrm>
                    <a:prstGeom prst="rect">
                      <a:avLst/>
                    </a:prstGeom>
                    <a:noFill/>
                    <a:ln>
                      <a:noFill/>
                    </a:ln>
                    <a:extLst>
                      <a:ext uri="{53640926-AAD7-44D8-BBD7-CCE9431645EC}">
                        <a14:shadowObscured xmlns:a14="http://schemas.microsoft.com/office/drawing/2010/main"/>
                      </a:ext>
                    </a:extLst>
                  </pic:spPr>
                </pic:pic>
              </a:graphicData>
            </a:graphic>
          </wp:inline>
        </w:drawing>
      </w:r>
    </w:p>
    <w:p w14:paraId="44F9C37F" w14:textId="6D2F0923" w:rsidR="006C5EC0" w:rsidRPr="003B7453" w:rsidRDefault="00166C39" w:rsidP="006146C8">
      <w:pPr>
        <w:pStyle w:val="Lgende"/>
        <w:jc w:val="center"/>
        <w:rPr>
          <w:sz w:val="16"/>
          <w:szCs w:val="16"/>
        </w:rPr>
      </w:pPr>
      <w:r>
        <w:t xml:space="preserve">Figure </w:t>
      </w:r>
      <w:r>
        <w:fldChar w:fldCharType="begin"/>
      </w:r>
      <w:r>
        <w:instrText xml:space="preserve"> SEQ Figure \* ARABIC </w:instrText>
      </w:r>
      <w:r>
        <w:fldChar w:fldCharType="separate"/>
      </w:r>
      <w:ins w:id="184" w:author="Abdelhak Ouanzougui" w:date="2025-10-19T18:25:00Z" w16du:dateUtc="2025-10-19T17:25:00Z">
        <w:r w:rsidR="00570300">
          <w:rPr>
            <w:noProof/>
          </w:rPr>
          <w:t>10</w:t>
        </w:r>
      </w:ins>
      <w:del w:id="185" w:author="Abdelhak Ouanzougui" w:date="2025-10-19T18:22:00Z" w16du:dateUtc="2025-10-19T17:22:00Z">
        <w:r w:rsidR="00EA130B" w:rsidDel="00570300">
          <w:rPr>
            <w:noProof/>
          </w:rPr>
          <w:delText>8</w:delText>
        </w:r>
      </w:del>
      <w:r>
        <w:fldChar w:fldCharType="end"/>
      </w:r>
      <w:r w:rsidRPr="0045431E">
        <w:rPr>
          <w:noProof/>
        </w:rPr>
        <w:t xml:space="preserve">: </w:t>
      </w:r>
      <w:r w:rsidR="006146C8" w:rsidRPr="006146C8">
        <w:rPr>
          <w:noProof/>
        </w:rPr>
        <w:t>Internal structure of a Brain i module</w:t>
      </w:r>
    </w:p>
    <w:p w14:paraId="3CCDC723" w14:textId="77777777" w:rsidR="006C5EC0" w:rsidRDefault="006C5EC0" w:rsidP="006C5EC0">
      <w:pPr>
        <w:rPr>
          <w:b/>
          <w:bCs/>
          <w:sz w:val="16"/>
          <w:szCs w:val="16"/>
        </w:rPr>
      </w:pPr>
    </w:p>
    <w:p w14:paraId="5536D573" w14:textId="77777777" w:rsidR="0045431E" w:rsidRPr="00414880" w:rsidRDefault="0045431E" w:rsidP="00177FAE">
      <w:pPr>
        <w:jc w:val="both"/>
        <w:rPr>
          <w:b/>
          <w:bCs/>
          <w:sz w:val="20"/>
          <w:szCs w:val="20"/>
        </w:rPr>
      </w:pPr>
      <w:r w:rsidRPr="00414880">
        <w:rPr>
          <w:b/>
          <w:bCs/>
          <w:sz w:val="20"/>
          <w:szCs w:val="20"/>
        </w:rPr>
        <w:t>3.3 Step-by-Step Pipeline Architecture</w:t>
      </w:r>
    </w:p>
    <w:p w14:paraId="33A7770F" w14:textId="77777777" w:rsidR="0045431E" w:rsidRPr="00414880" w:rsidRDefault="0045431E" w:rsidP="00177FAE">
      <w:pPr>
        <w:jc w:val="both"/>
        <w:rPr>
          <w:b/>
          <w:bCs/>
          <w:sz w:val="20"/>
          <w:szCs w:val="20"/>
        </w:rPr>
      </w:pPr>
      <w:r w:rsidRPr="00414880">
        <w:rPr>
          <w:b/>
          <w:bCs/>
          <w:sz w:val="20"/>
          <w:szCs w:val="20"/>
        </w:rPr>
        <w:t>3.3.1 Glass Identification</w:t>
      </w:r>
    </w:p>
    <w:p w14:paraId="3A8F4048" w14:textId="01A3094E" w:rsidR="0045431E" w:rsidRPr="00414880" w:rsidRDefault="0045431E" w:rsidP="00CA379F">
      <w:pPr>
        <w:jc w:val="both"/>
        <w:rPr>
          <w:sz w:val="20"/>
          <w:szCs w:val="20"/>
        </w:rPr>
      </w:pPr>
      <w:r w:rsidRPr="0094228D">
        <w:rPr>
          <w:sz w:val="20"/>
          <w:szCs w:val="20"/>
        </w:rPr>
        <w:t xml:space="preserve">The process </w:t>
      </w:r>
      <w:r w:rsidRPr="00414880">
        <w:rPr>
          <w:sz w:val="20"/>
          <w:szCs w:val="20"/>
        </w:rPr>
        <w:t xml:space="preserve">(Figure </w:t>
      </w:r>
      <w:ins w:id="186" w:author="Abdelhak Ouanzougui" w:date="2025-10-19T18:36:00Z" w16du:dateUtc="2025-10-19T17:36:00Z">
        <w:r w:rsidR="00E24BD4">
          <w:rPr>
            <w:sz w:val="20"/>
            <w:szCs w:val="20"/>
          </w:rPr>
          <w:t>11</w:t>
        </w:r>
      </w:ins>
      <w:del w:id="187" w:author="Abdelhak Ouanzougui" w:date="2025-10-19T18:36:00Z" w16du:dateUtc="2025-10-19T17:36:00Z">
        <w:r w:rsidR="00C84DCE" w:rsidDel="00E24BD4">
          <w:rPr>
            <w:sz w:val="20"/>
            <w:szCs w:val="20"/>
          </w:rPr>
          <w:delText>9</w:delText>
        </w:r>
      </w:del>
      <w:r w:rsidRPr="00414880">
        <w:rPr>
          <w:sz w:val="20"/>
          <w:szCs w:val="20"/>
        </w:rPr>
        <w:t xml:space="preserve">) </w:t>
      </w:r>
      <w:r w:rsidRPr="0094228D">
        <w:rPr>
          <w:sz w:val="20"/>
          <w:szCs w:val="20"/>
        </w:rPr>
        <w:t xml:space="preserve">starts with the Parse Data component in </w:t>
      </w:r>
      <w:proofErr w:type="spellStart"/>
      <w:r w:rsidRPr="0094228D">
        <w:rPr>
          <w:sz w:val="20"/>
          <w:szCs w:val="20"/>
        </w:rPr>
        <w:t>Langflow</w:t>
      </w:r>
      <w:proofErr w:type="spellEnd"/>
      <w:r w:rsidRPr="0094228D">
        <w:rPr>
          <w:sz w:val="20"/>
          <w:szCs w:val="20"/>
        </w:rPr>
        <w:t>, which breaks down the scientific article. The extracted information is then sent to Brain 1, whose job is to pinpoint every glass type mentioned in the article—but only those that include both a detailed composition and experimental results. The language model is given a clear, task-focused prompt along with the parsed text, and it responds with a numbered list of qualifying glasses. For instance, it might output something like:</w:t>
      </w:r>
      <w:r w:rsidR="00CA379F">
        <w:rPr>
          <w:sz w:val="20"/>
          <w:szCs w:val="20"/>
        </w:rPr>
        <w:t xml:space="preserve"> </w:t>
      </w:r>
      <w:r w:rsidRPr="00414880">
        <w:rPr>
          <w:sz w:val="20"/>
          <w:szCs w:val="20"/>
        </w:rPr>
        <w:t>(1) Glass 1: NSAC19; (2) Glass 2: NSAC21.</w:t>
      </w:r>
      <w:r w:rsidRPr="0094228D">
        <w:rPr>
          <w:sz w:val="20"/>
          <w:szCs w:val="20"/>
        </w:rPr>
        <w:br/>
        <w:t>Any glass that doesn’t meet these requirements is filtered out before moving on to the next step.</w:t>
      </w:r>
    </w:p>
    <w:p w14:paraId="24A1EF16" w14:textId="77777777" w:rsidR="0045431E" w:rsidRPr="004478DC" w:rsidRDefault="0045431E" w:rsidP="00177FAE">
      <w:pPr>
        <w:jc w:val="both"/>
        <w:rPr>
          <w:b/>
          <w:bCs/>
          <w:sz w:val="20"/>
          <w:szCs w:val="20"/>
        </w:rPr>
      </w:pPr>
      <w:r w:rsidRPr="004478DC">
        <w:rPr>
          <w:b/>
          <w:bCs/>
          <w:sz w:val="20"/>
          <w:szCs w:val="20"/>
        </w:rPr>
        <w:t>3.3.2 Composition Extraction (Glasses 1 &amp; 2)</w:t>
      </w:r>
    </w:p>
    <w:p w14:paraId="735DEC2A" w14:textId="1112E62E" w:rsidR="0045431E" w:rsidRPr="0094228D" w:rsidRDefault="0045431E" w:rsidP="00177FAE">
      <w:pPr>
        <w:jc w:val="both"/>
        <w:rPr>
          <w:sz w:val="20"/>
          <w:szCs w:val="20"/>
        </w:rPr>
      </w:pPr>
      <w:r w:rsidRPr="0094228D">
        <w:rPr>
          <w:sz w:val="20"/>
          <w:szCs w:val="20"/>
        </w:rPr>
        <w:t>Given the constraints on token limits and the sheer volume of parameters involved, extracting all glass compositions in one go simply wasn’t practical. To work around this, the pipeline was designed as a series of smaller modules, with each one handling just two glasses at a time</w:t>
      </w:r>
      <w:r w:rsidR="00C84DCE">
        <w:rPr>
          <w:sz w:val="20"/>
          <w:szCs w:val="20"/>
        </w:rPr>
        <w:t xml:space="preserve">. </w:t>
      </w:r>
      <w:r w:rsidRPr="0094228D">
        <w:rPr>
          <w:sz w:val="20"/>
          <w:szCs w:val="20"/>
        </w:rPr>
        <w:t>Brain 3, for example, focuses on pulling out the detailed compositional data for the first two glasses. It does this by combining the parsed document with a carefully crafted prompt tailored to the task.</w:t>
      </w:r>
    </w:p>
    <w:p w14:paraId="753A0AE7" w14:textId="5CF68555" w:rsidR="0045431E" w:rsidRPr="00414880" w:rsidRDefault="0045431E" w:rsidP="00020550">
      <w:pPr>
        <w:jc w:val="both"/>
        <w:rPr>
          <w:sz w:val="20"/>
          <w:szCs w:val="20"/>
        </w:rPr>
      </w:pPr>
      <w:r w:rsidRPr="0094228D">
        <w:rPr>
          <w:sz w:val="20"/>
          <w:szCs w:val="20"/>
        </w:rPr>
        <w:t>The language model is instructed to gather every available format of composition data—whether it’s reported as weight percent (</w:t>
      </w:r>
      <w:proofErr w:type="spellStart"/>
      <w:r w:rsidRPr="0094228D">
        <w:rPr>
          <w:sz w:val="20"/>
          <w:szCs w:val="20"/>
        </w:rPr>
        <w:t>wt</w:t>
      </w:r>
      <w:proofErr w:type="spellEnd"/>
      <w:r w:rsidRPr="0094228D">
        <w:rPr>
          <w:sz w:val="20"/>
          <w:szCs w:val="20"/>
        </w:rPr>
        <w:t>%), mole percent (mol%), or in terms of oxides, elements, or cations—and to organize the results into a fixed six-field structure for each element. The expected output format looks like this:</w:t>
      </w:r>
      <w:r w:rsidRPr="0094228D">
        <w:rPr>
          <w:sz w:val="20"/>
          <w:szCs w:val="20"/>
        </w:rPr>
        <w:br/>
        <w:t>Glass</w:t>
      </w:r>
      <w:proofErr w:type="gramStart"/>
      <w:r w:rsidRPr="0094228D">
        <w:rPr>
          <w:sz w:val="20"/>
          <w:szCs w:val="20"/>
        </w:rPr>
        <w:t>1:[</w:t>
      </w:r>
      <w:proofErr w:type="gramEnd"/>
      <w:r w:rsidRPr="0094228D">
        <w:rPr>
          <w:sz w:val="20"/>
          <w:szCs w:val="20"/>
        </w:rPr>
        <w:t>oxide][element</w:t>
      </w:r>
      <w:proofErr w:type="gramStart"/>
      <w:r w:rsidRPr="0094228D">
        <w:rPr>
          <w:sz w:val="20"/>
          <w:szCs w:val="20"/>
        </w:rPr>
        <w:t>]:[</w:t>
      </w:r>
      <w:proofErr w:type="gramEnd"/>
      <w:r w:rsidRPr="0094228D">
        <w:rPr>
          <w:sz w:val="20"/>
          <w:szCs w:val="20"/>
        </w:rPr>
        <w:t>value][wt</w:t>
      </w:r>
      <w:proofErr w:type="gramStart"/>
      <w:r w:rsidRPr="0094228D">
        <w:rPr>
          <w:sz w:val="20"/>
          <w:szCs w:val="20"/>
        </w:rPr>
        <w:t>%][</w:t>
      </w:r>
      <w:proofErr w:type="gramEnd"/>
      <w:r w:rsidRPr="0094228D">
        <w:rPr>
          <w:sz w:val="20"/>
          <w:szCs w:val="20"/>
        </w:rPr>
        <w:t>oxide</w:t>
      </w:r>
      <w:proofErr w:type="gramStart"/>
      <w:r w:rsidRPr="0094228D">
        <w:rPr>
          <w:sz w:val="20"/>
          <w:szCs w:val="20"/>
        </w:rPr>
        <w:t>];[</w:t>
      </w:r>
      <w:proofErr w:type="gramEnd"/>
      <w:r w:rsidRPr="0094228D">
        <w:rPr>
          <w:sz w:val="20"/>
          <w:szCs w:val="20"/>
        </w:rPr>
        <w:t>value][wt</w:t>
      </w:r>
      <w:proofErr w:type="gramStart"/>
      <w:r w:rsidRPr="0094228D">
        <w:rPr>
          <w:sz w:val="20"/>
          <w:szCs w:val="20"/>
        </w:rPr>
        <w:t>%][</w:t>
      </w:r>
      <w:proofErr w:type="gramEnd"/>
      <w:r w:rsidRPr="0094228D">
        <w:rPr>
          <w:sz w:val="20"/>
          <w:szCs w:val="20"/>
        </w:rPr>
        <w:t>element</w:t>
      </w:r>
      <w:proofErr w:type="gramStart"/>
      <w:r w:rsidRPr="0094228D">
        <w:rPr>
          <w:sz w:val="20"/>
          <w:szCs w:val="20"/>
        </w:rPr>
        <w:t>];[</w:t>
      </w:r>
      <w:proofErr w:type="gramEnd"/>
      <w:r w:rsidRPr="0094228D">
        <w:rPr>
          <w:sz w:val="20"/>
          <w:szCs w:val="20"/>
        </w:rPr>
        <w:t>value][wt</w:t>
      </w:r>
      <w:proofErr w:type="gramStart"/>
      <w:r w:rsidRPr="0094228D">
        <w:rPr>
          <w:sz w:val="20"/>
          <w:szCs w:val="20"/>
        </w:rPr>
        <w:t>%][</w:t>
      </w:r>
      <w:proofErr w:type="gramEnd"/>
      <w:r w:rsidRPr="0094228D">
        <w:rPr>
          <w:sz w:val="20"/>
          <w:szCs w:val="20"/>
        </w:rPr>
        <w:t>cation</w:t>
      </w:r>
      <w:proofErr w:type="gramStart"/>
      <w:r w:rsidRPr="0094228D">
        <w:rPr>
          <w:sz w:val="20"/>
          <w:szCs w:val="20"/>
        </w:rPr>
        <w:t>];[</w:t>
      </w:r>
      <w:proofErr w:type="gramEnd"/>
      <w:r w:rsidRPr="0094228D">
        <w:rPr>
          <w:sz w:val="20"/>
          <w:szCs w:val="20"/>
        </w:rPr>
        <w:t>value][mol</w:t>
      </w:r>
      <w:proofErr w:type="gramStart"/>
      <w:r w:rsidRPr="0094228D">
        <w:rPr>
          <w:sz w:val="20"/>
          <w:szCs w:val="20"/>
        </w:rPr>
        <w:t>%][</w:t>
      </w:r>
      <w:proofErr w:type="gramEnd"/>
      <w:r w:rsidRPr="0094228D">
        <w:rPr>
          <w:sz w:val="20"/>
          <w:szCs w:val="20"/>
        </w:rPr>
        <w:t>oxide];</w:t>
      </w:r>
      <w:r w:rsidR="00020550">
        <w:rPr>
          <w:sz w:val="20"/>
          <w:szCs w:val="20"/>
        </w:rPr>
        <w:br/>
      </w:r>
      <w:r w:rsidRPr="0094228D">
        <w:rPr>
          <w:sz w:val="20"/>
          <w:szCs w:val="20"/>
        </w:rPr>
        <w:t>[value][mol</w:t>
      </w:r>
      <w:proofErr w:type="gramStart"/>
      <w:r w:rsidRPr="0094228D">
        <w:rPr>
          <w:sz w:val="20"/>
          <w:szCs w:val="20"/>
        </w:rPr>
        <w:t>%][</w:t>
      </w:r>
      <w:proofErr w:type="gramEnd"/>
      <w:r w:rsidRPr="0094228D">
        <w:rPr>
          <w:sz w:val="20"/>
          <w:szCs w:val="20"/>
        </w:rPr>
        <w:t>element</w:t>
      </w:r>
      <w:proofErr w:type="gramStart"/>
      <w:r w:rsidRPr="0094228D">
        <w:rPr>
          <w:sz w:val="20"/>
          <w:szCs w:val="20"/>
        </w:rPr>
        <w:t>];[</w:t>
      </w:r>
      <w:proofErr w:type="gramEnd"/>
      <w:r w:rsidRPr="0094228D">
        <w:rPr>
          <w:sz w:val="20"/>
          <w:szCs w:val="20"/>
        </w:rPr>
        <w:t>value][mol</w:t>
      </w:r>
      <w:proofErr w:type="gramStart"/>
      <w:r w:rsidRPr="0094228D">
        <w:rPr>
          <w:sz w:val="20"/>
          <w:szCs w:val="20"/>
        </w:rPr>
        <w:t>%][</w:t>
      </w:r>
      <w:proofErr w:type="gramEnd"/>
      <w:r w:rsidRPr="0094228D">
        <w:rPr>
          <w:sz w:val="20"/>
          <w:szCs w:val="20"/>
        </w:rPr>
        <w:t>cation].</w:t>
      </w:r>
      <w:r w:rsidRPr="0094228D">
        <w:rPr>
          <w:sz w:val="20"/>
          <w:szCs w:val="20"/>
        </w:rPr>
        <w:br/>
      </w:r>
      <w:r w:rsidRPr="00C973EA">
        <w:rPr>
          <w:sz w:val="20"/>
          <w:szCs w:val="20"/>
        </w:rPr>
        <w:t>Glass</w:t>
      </w:r>
      <w:proofErr w:type="gramStart"/>
      <w:r w:rsidRPr="00C973EA">
        <w:rPr>
          <w:sz w:val="20"/>
          <w:szCs w:val="20"/>
        </w:rPr>
        <w:t>2:[</w:t>
      </w:r>
      <w:proofErr w:type="gramEnd"/>
      <w:r w:rsidRPr="00C973EA">
        <w:rPr>
          <w:sz w:val="20"/>
          <w:szCs w:val="20"/>
        </w:rPr>
        <w:t>same</w:t>
      </w:r>
      <w:r w:rsidR="00C973EA" w:rsidRPr="00C973EA">
        <w:rPr>
          <w:sz w:val="20"/>
          <w:szCs w:val="20"/>
        </w:rPr>
        <w:t xml:space="preserve"> </w:t>
      </w:r>
      <w:r w:rsidRPr="00C973EA">
        <w:rPr>
          <w:sz w:val="20"/>
          <w:szCs w:val="20"/>
        </w:rPr>
        <w:t>format]</w:t>
      </w:r>
      <w:r w:rsidR="009D3DAD">
        <w:rPr>
          <w:sz w:val="20"/>
          <w:szCs w:val="20"/>
        </w:rPr>
        <w:t>.</w:t>
      </w:r>
      <w:r w:rsidR="00C973EA" w:rsidRPr="00C973EA">
        <w:rPr>
          <w:sz w:val="20"/>
          <w:szCs w:val="20"/>
        </w:rPr>
        <w:t xml:space="preserve">   </w:t>
      </w:r>
      <w:r w:rsidR="00C973EA" w:rsidRPr="00C973EA">
        <w:rPr>
          <w:sz w:val="20"/>
          <w:szCs w:val="20"/>
        </w:rPr>
        <w:tab/>
      </w:r>
      <w:r w:rsidR="00C973EA">
        <w:rPr>
          <w:sz w:val="20"/>
          <w:szCs w:val="20"/>
        </w:rPr>
        <w:tab/>
      </w:r>
      <w:r w:rsidR="00C973EA">
        <w:rPr>
          <w:sz w:val="20"/>
          <w:szCs w:val="20"/>
        </w:rPr>
        <w:tab/>
      </w:r>
      <w:r w:rsidR="00C973EA">
        <w:rPr>
          <w:sz w:val="20"/>
          <w:szCs w:val="20"/>
        </w:rPr>
        <w:tab/>
      </w:r>
      <w:r w:rsidR="00C973EA">
        <w:rPr>
          <w:sz w:val="20"/>
          <w:szCs w:val="20"/>
        </w:rPr>
        <w:tab/>
      </w:r>
      <w:r w:rsidR="00C973EA">
        <w:rPr>
          <w:sz w:val="20"/>
          <w:szCs w:val="20"/>
        </w:rPr>
        <w:tab/>
      </w:r>
      <w:r w:rsidR="00C973EA">
        <w:rPr>
          <w:sz w:val="20"/>
          <w:szCs w:val="20"/>
        </w:rPr>
        <w:tab/>
      </w:r>
      <w:r w:rsidR="00C973EA">
        <w:rPr>
          <w:sz w:val="20"/>
          <w:szCs w:val="20"/>
        </w:rPr>
        <w:tab/>
      </w:r>
      <w:r w:rsidR="00C973EA">
        <w:rPr>
          <w:sz w:val="20"/>
          <w:szCs w:val="20"/>
        </w:rPr>
        <w:tab/>
      </w:r>
      <w:r w:rsidR="00C973EA">
        <w:rPr>
          <w:sz w:val="20"/>
          <w:szCs w:val="20"/>
        </w:rPr>
        <w:tab/>
      </w:r>
      <w:r w:rsidR="004700F6">
        <w:rPr>
          <w:sz w:val="20"/>
          <w:szCs w:val="20"/>
        </w:rPr>
        <w:t xml:space="preserve">                                                                                                                                                                                                    </w:t>
      </w:r>
      <w:r w:rsidRPr="0094228D">
        <w:rPr>
          <w:sz w:val="20"/>
          <w:szCs w:val="20"/>
        </w:rPr>
        <w:br/>
        <w:t>If any data is missing, those fields are filled with zeros. And if fewer than two glasses are identified, the empty slot is automatically populated with zero values to maintain consistency in the data structure.</w:t>
      </w:r>
    </w:p>
    <w:p w14:paraId="4EC145AA" w14:textId="77777777" w:rsidR="0045431E" w:rsidRPr="00414880" w:rsidRDefault="0045431E" w:rsidP="00177FAE">
      <w:pPr>
        <w:jc w:val="both"/>
        <w:rPr>
          <w:b/>
          <w:bCs/>
          <w:sz w:val="20"/>
          <w:szCs w:val="20"/>
        </w:rPr>
      </w:pPr>
      <w:r w:rsidRPr="00414880">
        <w:rPr>
          <w:b/>
          <w:bCs/>
          <w:sz w:val="20"/>
          <w:szCs w:val="20"/>
        </w:rPr>
        <w:t>3.3.3 Composition Normalization</w:t>
      </w:r>
    </w:p>
    <w:p w14:paraId="679A6D70" w14:textId="17E8C743" w:rsidR="0045431E" w:rsidRPr="00414880" w:rsidRDefault="0045431E" w:rsidP="00177FAE">
      <w:pPr>
        <w:jc w:val="both"/>
        <w:rPr>
          <w:sz w:val="20"/>
          <w:szCs w:val="20"/>
        </w:rPr>
      </w:pPr>
      <w:r w:rsidRPr="0094228D">
        <w:rPr>
          <w:sz w:val="20"/>
          <w:szCs w:val="20"/>
        </w:rPr>
        <w:lastRenderedPageBreak/>
        <w:t>The raw outputs are then sent to a dedicated Python script called "Convert Composition", which converts all the different formats into a unified representation: mole percentages of elements. Using molar masses and predefined oxide-to-element conversions, the script calculates standardized values for each component. The final output</w:t>
      </w:r>
      <w:r w:rsidR="00243D6B">
        <w:rPr>
          <w:sz w:val="20"/>
          <w:szCs w:val="20"/>
        </w:rPr>
        <w:t xml:space="preserve"> </w:t>
      </w:r>
      <w:r w:rsidRPr="0094228D">
        <w:rPr>
          <w:sz w:val="20"/>
          <w:szCs w:val="20"/>
        </w:rPr>
        <w:t>is straightforward and consistent, for example:</w:t>
      </w:r>
      <w:r w:rsidR="00243D6B">
        <w:rPr>
          <w:sz w:val="20"/>
          <w:szCs w:val="20"/>
        </w:rPr>
        <w:t xml:space="preserve"> </w:t>
      </w:r>
      <w:r w:rsidRPr="0094228D">
        <w:rPr>
          <w:sz w:val="20"/>
          <w:szCs w:val="20"/>
        </w:rPr>
        <w:t>Glass 1: 45 mol% Si, 30 mol% O, 12 mol% B, 13 mol% Na.</w:t>
      </w:r>
      <w:r w:rsidRPr="0094228D">
        <w:rPr>
          <w:sz w:val="20"/>
          <w:szCs w:val="20"/>
        </w:rPr>
        <w:br/>
        <w:t xml:space="preserve">This normalization process was kept separate from the LLM pipeline because it requires precise stoichiometric </w:t>
      </w:r>
      <w:proofErr w:type="gramStart"/>
      <w:r w:rsidRPr="0094228D">
        <w:rPr>
          <w:sz w:val="20"/>
          <w:szCs w:val="20"/>
        </w:rPr>
        <w:t>calculations—</w:t>
      </w:r>
      <w:proofErr w:type="gramEnd"/>
      <w:r w:rsidRPr="0094228D">
        <w:rPr>
          <w:sz w:val="20"/>
          <w:szCs w:val="20"/>
        </w:rPr>
        <w:t>something current language models struggle with. By handling it in Python, we ensure the data remains accurate and comparable across every glass sample.</w:t>
      </w:r>
    </w:p>
    <w:p w14:paraId="2A6543FF" w14:textId="77777777" w:rsidR="0045431E" w:rsidRPr="00414880" w:rsidRDefault="0045431E" w:rsidP="0045431E">
      <w:pPr>
        <w:rPr>
          <w:b/>
          <w:bCs/>
          <w:sz w:val="20"/>
          <w:szCs w:val="20"/>
        </w:rPr>
      </w:pPr>
      <w:r w:rsidRPr="00414880">
        <w:rPr>
          <w:b/>
          <w:bCs/>
          <w:sz w:val="20"/>
          <w:szCs w:val="20"/>
        </w:rPr>
        <w:t>3.3.4 Parameter Extraction (Glasses 1 &amp; 2)</w:t>
      </w:r>
    </w:p>
    <w:p w14:paraId="09EE4D1B" w14:textId="6A155D3E" w:rsidR="0045431E" w:rsidRPr="00414880" w:rsidRDefault="0045431E" w:rsidP="00E27E69">
      <w:pPr>
        <w:jc w:val="both"/>
        <w:rPr>
          <w:sz w:val="20"/>
          <w:szCs w:val="20"/>
        </w:rPr>
      </w:pPr>
      <w:r w:rsidRPr="0094228D">
        <w:rPr>
          <w:sz w:val="20"/>
          <w:szCs w:val="20"/>
        </w:rPr>
        <w:t>Once the compositions were standardized, Brain 4 took over to extract all remaining experimental parameters. The prompt included the exact parameter names, common synonyms (like V₀ and r₀), required units, and clear formatting guidelines</w:t>
      </w:r>
      <w:ins w:id="188" w:author="Abdelhak Ouanzougui" w:date="2025-10-19T18:34:00Z" w16du:dateUtc="2025-10-19T17:34:00Z">
        <w:r w:rsidR="00E27E69">
          <w:rPr>
            <w:sz w:val="20"/>
            <w:szCs w:val="20"/>
          </w:rPr>
          <w:t xml:space="preserve"> (</w:t>
        </w:r>
      </w:ins>
      <w:del w:id="189" w:author="Abdelhak Ouanzougui" w:date="2025-10-19T18:33:00Z" w16du:dateUtc="2025-10-19T17:33:00Z">
        <w:r w:rsidRPr="0094228D" w:rsidDel="00E27E69">
          <w:rPr>
            <w:sz w:val="20"/>
            <w:szCs w:val="20"/>
          </w:rPr>
          <w:delText>.</w:delText>
        </w:r>
      </w:del>
      <w:ins w:id="190" w:author="Abdelhak Ouanzougui" w:date="2025-10-19T18:34:00Z" w16du:dateUtc="2025-10-19T17:34:00Z">
        <w:r w:rsidR="00E27E69">
          <w:rPr>
            <w:sz w:val="20"/>
            <w:szCs w:val="20"/>
          </w:rPr>
          <w:t>i</w:t>
        </w:r>
      </w:ins>
      <w:ins w:id="191" w:author="Abdelhak Ouanzougui" w:date="2025-10-19T18:33:00Z">
        <w:r w:rsidR="00E27E69" w:rsidRPr="00E27E69">
          <w:rPr>
            <w:sz w:val="20"/>
            <w:szCs w:val="20"/>
          </w:rPr>
          <w:t xml:space="preserve">n this paper, we use the notation </w:t>
        </w:r>
        <w:r w:rsidR="00E27E69" w:rsidRPr="00E27E69">
          <w:rPr>
            <w:i/>
            <w:iCs/>
            <w:sz w:val="20"/>
            <w:szCs w:val="20"/>
          </w:rPr>
          <w:t>r₀</w:t>
        </w:r>
        <w:r w:rsidR="00E27E69" w:rsidRPr="00E27E69">
          <w:rPr>
            <w:sz w:val="20"/>
            <w:szCs w:val="20"/>
          </w:rPr>
          <w:t xml:space="preserve">, whereas the code implementation employs </w:t>
        </w:r>
        <w:r w:rsidR="00E27E69" w:rsidRPr="00E27E69">
          <w:rPr>
            <w:i/>
            <w:iCs/>
            <w:sz w:val="20"/>
            <w:szCs w:val="20"/>
          </w:rPr>
          <w:t>V₀</w:t>
        </w:r>
      </w:ins>
      <w:ins w:id="192" w:author="Abdelhak Ouanzougui" w:date="2025-10-19T18:34:00Z" w16du:dateUtc="2025-10-19T17:34:00Z">
        <w:r w:rsidR="00E27E69">
          <w:rPr>
            <w:i/>
            <w:iCs/>
            <w:sz w:val="20"/>
            <w:szCs w:val="20"/>
          </w:rPr>
          <w:t>)</w:t>
        </w:r>
      </w:ins>
      <w:ins w:id="193" w:author="Abdelhak Ouanzougui" w:date="2025-10-19T18:33:00Z">
        <w:r w:rsidR="00E27E69" w:rsidRPr="00E27E69">
          <w:rPr>
            <w:sz w:val="20"/>
            <w:szCs w:val="20"/>
          </w:rPr>
          <w:t>.</w:t>
        </w:r>
      </w:ins>
      <w:del w:id="194" w:author="Abdelhak Ouanzougui" w:date="2025-10-19T18:33:00Z" w16du:dateUtc="2025-10-19T17:33:00Z">
        <w:r w:rsidRPr="0094228D" w:rsidDel="00E27E69">
          <w:rPr>
            <w:sz w:val="20"/>
            <w:szCs w:val="20"/>
          </w:rPr>
          <w:delText xml:space="preserve"> </w:delText>
        </w:r>
      </w:del>
      <w:r w:rsidRPr="0094228D">
        <w:rPr>
          <w:sz w:val="20"/>
          <w:szCs w:val="20"/>
        </w:rPr>
        <w:t>It also directed the model to identify how many tests were linked to each glass and to organize the results into lists of values. For instance, an article might produce output like: Temperature: [90, 100, 110]; Initial dissolution rate (Si): [1.2, 1.4, 1.1]; Initial pH: [6.5, 6.3, 6.8]. If a parameter wasn’t mentioned in the original article, it was explicitly marked as “Not available” to maintain the dataset’s completeness and reliability.</w:t>
      </w:r>
    </w:p>
    <w:p w14:paraId="1610B285" w14:textId="77777777" w:rsidR="0045431E" w:rsidRPr="00414880" w:rsidRDefault="0045431E" w:rsidP="0045431E">
      <w:pPr>
        <w:rPr>
          <w:b/>
          <w:bCs/>
          <w:sz w:val="20"/>
          <w:szCs w:val="20"/>
        </w:rPr>
      </w:pPr>
      <w:r w:rsidRPr="00414880">
        <w:rPr>
          <w:b/>
          <w:bCs/>
          <w:sz w:val="20"/>
          <w:szCs w:val="20"/>
        </w:rPr>
        <w:t>3.3.5 Processing Remaining Glasses</w:t>
      </w:r>
    </w:p>
    <w:p w14:paraId="199D4427" w14:textId="77777777" w:rsidR="0045431E" w:rsidRPr="00414880" w:rsidRDefault="0045431E" w:rsidP="000B4E8F">
      <w:pPr>
        <w:jc w:val="both"/>
        <w:rPr>
          <w:sz w:val="20"/>
          <w:szCs w:val="20"/>
        </w:rPr>
      </w:pPr>
      <w:r w:rsidRPr="00E6428A">
        <w:rPr>
          <w:sz w:val="20"/>
          <w:szCs w:val="20"/>
        </w:rPr>
        <w:t xml:space="preserve">When this project was developed, </w:t>
      </w:r>
      <w:proofErr w:type="spellStart"/>
      <w:r w:rsidRPr="00E6428A">
        <w:rPr>
          <w:sz w:val="20"/>
          <w:szCs w:val="20"/>
        </w:rPr>
        <w:t>Langflow</w:t>
      </w:r>
      <w:proofErr w:type="spellEnd"/>
      <w:r w:rsidRPr="00E6428A">
        <w:rPr>
          <w:sz w:val="20"/>
          <w:szCs w:val="20"/>
        </w:rPr>
        <w:t xml:space="preserve"> didn’t yet support dynamic loops or iterative processing. To work around this limitation, we replicated the two-glass processing module up to 15 times, allowing us to handle the maximum number of glasses—30—found in any single article. While this approach made the workflow longer, it guaranteed that every glass was accounted for and kept the process consistent and repeatable.</w:t>
      </w:r>
    </w:p>
    <w:p w14:paraId="414C499C" w14:textId="34BCB090" w:rsidR="0045431E" w:rsidRPr="00414880" w:rsidRDefault="0045431E" w:rsidP="0045431E">
      <w:pPr>
        <w:rPr>
          <w:b/>
          <w:bCs/>
          <w:sz w:val="20"/>
          <w:szCs w:val="20"/>
        </w:rPr>
      </w:pPr>
      <w:r w:rsidRPr="00414880">
        <w:rPr>
          <w:b/>
          <w:bCs/>
          <w:sz w:val="20"/>
          <w:szCs w:val="20"/>
        </w:rPr>
        <w:t>3.3.6 Metadata Extraction</w:t>
      </w:r>
    </w:p>
    <w:p w14:paraId="26B0BD6A" w14:textId="77777777" w:rsidR="0045431E" w:rsidRPr="00414880" w:rsidRDefault="0045431E" w:rsidP="000B4E8F">
      <w:pPr>
        <w:jc w:val="both"/>
        <w:rPr>
          <w:sz w:val="20"/>
          <w:szCs w:val="20"/>
        </w:rPr>
      </w:pPr>
      <w:r w:rsidRPr="00E6428A">
        <w:rPr>
          <w:sz w:val="20"/>
          <w:szCs w:val="20"/>
        </w:rPr>
        <w:t>At the same time, Brain 2 gathered key metadata for each article, such as the document type, title, reference, lead author, and the total number of glasses identified. This information was saved in the database as source-level details, making it easier to filter articles, track citations, and perform broader analyses across the dataset.</w:t>
      </w:r>
    </w:p>
    <w:p w14:paraId="655F59E1" w14:textId="77777777" w:rsidR="0045431E" w:rsidRPr="00414880" w:rsidRDefault="0045431E" w:rsidP="0045431E">
      <w:pPr>
        <w:rPr>
          <w:b/>
          <w:bCs/>
          <w:sz w:val="20"/>
          <w:szCs w:val="20"/>
        </w:rPr>
      </w:pPr>
      <w:r w:rsidRPr="00414880">
        <w:rPr>
          <w:b/>
          <w:bCs/>
          <w:sz w:val="20"/>
          <w:szCs w:val="20"/>
        </w:rPr>
        <w:t>3.3.7 Combining and Sending Data</w:t>
      </w:r>
    </w:p>
    <w:p w14:paraId="16080CCB" w14:textId="381FE6FC" w:rsidR="0045431E" w:rsidRPr="005B1521" w:rsidRDefault="0045431E" w:rsidP="00984448">
      <w:pPr>
        <w:jc w:val="both"/>
        <w:rPr>
          <w:sz w:val="20"/>
          <w:szCs w:val="20"/>
        </w:rPr>
      </w:pPr>
      <w:r w:rsidRPr="00E6428A">
        <w:rPr>
          <w:sz w:val="20"/>
          <w:szCs w:val="20"/>
        </w:rPr>
        <w:t xml:space="preserve">Finally, a custom Python module combined all the glass-specific data and metadata into a single, cohesive dataset. The data was then transmitted to a SQL database, managed via a Flask API. To ensure seamless integration, the module demanded that all information be formatted as a strictly organized JSON file, matching the database’s schema. </w:t>
      </w:r>
      <w:proofErr w:type="gramStart"/>
      <w:r w:rsidRPr="00E6428A">
        <w:rPr>
          <w:sz w:val="20"/>
          <w:szCs w:val="20"/>
        </w:rPr>
        <w:t>As long as</w:t>
      </w:r>
      <w:proofErr w:type="gramEnd"/>
      <w:r w:rsidRPr="00E6428A">
        <w:rPr>
          <w:sz w:val="20"/>
          <w:szCs w:val="20"/>
        </w:rPr>
        <w:t xml:space="preserve"> the input adhered to this structure, the system would automatically process, categorize, and store the data in the database. For more </w:t>
      </w:r>
      <w:proofErr w:type="gramStart"/>
      <w:r w:rsidRPr="00E6428A">
        <w:rPr>
          <w:sz w:val="20"/>
          <w:szCs w:val="20"/>
        </w:rPr>
        <w:t>details—</w:t>
      </w:r>
      <w:proofErr w:type="gramEnd"/>
      <w:r w:rsidRPr="00E6428A">
        <w:rPr>
          <w:sz w:val="20"/>
          <w:szCs w:val="20"/>
        </w:rPr>
        <w:t xml:space="preserve">including sample payloads and </w:t>
      </w:r>
      <w:proofErr w:type="gramStart"/>
      <w:r w:rsidRPr="00E6428A">
        <w:rPr>
          <w:sz w:val="20"/>
          <w:szCs w:val="20"/>
        </w:rPr>
        <w:t>setup</w:t>
      </w:r>
      <w:proofErr w:type="gramEnd"/>
      <w:r w:rsidRPr="00E6428A">
        <w:rPr>
          <w:sz w:val="20"/>
          <w:szCs w:val="20"/>
        </w:rPr>
        <w:t xml:space="preserve"> </w:t>
      </w:r>
      <w:proofErr w:type="gramStart"/>
      <w:r w:rsidRPr="00E6428A">
        <w:rPr>
          <w:sz w:val="20"/>
          <w:szCs w:val="20"/>
        </w:rPr>
        <w:t>instructions—</w:t>
      </w:r>
      <w:proofErr w:type="gramEnd"/>
      <w:r w:rsidRPr="00E6428A">
        <w:rPr>
          <w:sz w:val="20"/>
          <w:szCs w:val="20"/>
        </w:rPr>
        <w:t>you can</w:t>
      </w:r>
      <w:r w:rsidR="00984448">
        <w:rPr>
          <w:sz w:val="20"/>
          <w:szCs w:val="20"/>
        </w:rPr>
        <w:t xml:space="preserve"> </w:t>
      </w:r>
      <w:r w:rsidRPr="00E6428A">
        <w:rPr>
          <w:sz w:val="20"/>
          <w:szCs w:val="20"/>
        </w:rPr>
        <w:t>refer to the project’s open-source repository [</w:t>
      </w:r>
      <w:ins w:id="195" w:author="Abdelhak Ouanzougui" w:date="2025-10-19T18:35:00Z" w16du:dateUtc="2025-10-19T17:35:00Z">
        <w:r w:rsidR="00E27E69">
          <w:rPr>
            <w:sz w:val="20"/>
            <w:szCs w:val="20"/>
          </w:rPr>
          <w:t>18</w:t>
        </w:r>
      </w:ins>
      <w:del w:id="196" w:author="Abdelhak Ouanzougui" w:date="2025-10-19T18:35:00Z" w16du:dateUtc="2025-10-19T17:35:00Z">
        <w:r w:rsidRPr="00E6428A" w:rsidDel="00E27E69">
          <w:rPr>
            <w:sz w:val="20"/>
            <w:szCs w:val="20"/>
          </w:rPr>
          <w:delText>Ouanzougui</w:delText>
        </w:r>
      </w:del>
      <w:r w:rsidRPr="00E6428A">
        <w:rPr>
          <w:sz w:val="20"/>
          <w:szCs w:val="20"/>
        </w:rPr>
        <w:t xml:space="preserve">, </w:t>
      </w:r>
      <w:ins w:id="197" w:author="Abdelhak Ouanzougui" w:date="2025-10-19T18:35:00Z" w16du:dateUtc="2025-10-19T17:35:00Z">
        <w:r w:rsidR="00E27E69">
          <w:rPr>
            <w:sz w:val="20"/>
            <w:szCs w:val="20"/>
          </w:rPr>
          <w:t>19</w:t>
        </w:r>
      </w:ins>
      <w:del w:id="198" w:author="Abdelhak Ouanzougui" w:date="2025-10-19T18:35:00Z" w16du:dateUtc="2025-10-19T17:35:00Z">
        <w:r w:rsidRPr="00E6428A" w:rsidDel="00E27E69">
          <w:rPr>
            <w:sz w:val="20"/>
            <w:szCs w:val="20"/>
          </w:rPr>
          <w:delText>2024</w:delText>
        </w:r>
      </w:del>
      <w:r w:rsidRPr="00E6428A">
        <w:rPr>
          <w:sz w:val="20"/>
          <w:szCs w:val="20"/>
        </w:rPr>
        <w:t>].</w:t>
      </w:r>
      <w:r w:rsidR="00472C90">
        <w:rPr>
          <w:sz w:val="20"/>
          <w:szCs w:val="20"/>
        </w:rPr>
        <w:t xml:space="preserve"> </w:t>
      </w:r>
    </w:p>
    <w:p w14:paraId="4DDF8B7B" w14:textId="77777777" w:rsidR="0045431E" w:rsidRDefault="0045431E" w:rsidP="0045431E">
      <w:pPr>
        <w:rPr>
          <w:sz w:val="16"/>
          <w:szCs w:val="16"/>
        </w:rPr>
      </w:pPr>
    </w:p>
    <w:p w14:paraId="2FAC1F40" w14:textId="77777777" w:rsidR="00984448" w:rsidRDefault="00984448" w:rsidP="00203576">
      <w:pPr>
        <w:rPr>
          <w:b/>
          <w:bCs/>
          <w:sz w:val="20"/>
          <w:szCs w:val="20"/>
        </w:rPr>
      </w:pPr>
    </w:p>
    <w:p w14:paraId="64393F3F" w14:textId="77777777" w:rsidR="00984448" w:rsidRDefault="00984448" w:rsidP="00203576">
      <w:pPr>
        <w:rPr>
          <w:b/>
          <w:bCs/>
          <w:sz w:val="20"/>
          <w:szCs w:val="20"/>
        </w:rPr>
      </w:pPr>
    </w:p>
    <w:p w14:paraId="3BA3D157" w14:textId="77777777" w:rsidR="00984448" w:rsidRDefault="00984448" w:rsidP="00203576">
      <w:pPr>
        <w:rPr>
          <w:b/>
          <w:bCs/>
          <w:sz w:val="20"/>
          <w:szCs w:val="20"/>
        </w:rPr>
      </w:pPr>
    </w:p>
    <w:p w14:paraId="548A8487" w14:textId="4225B402" w:rsidR="00FB1C9D" w:rsidRDefault="00900AC5" w:rsidP="00FB1C9D">
      <w:pPr>
        <w:keepNext/>
      </w:pPr>
      <w:r>
        <w:rPr>
          <w:noProof/>
        </w:rPr>
        <w:lastRenderedPageBreak/>
        <w:drawing>
          <wp:inline distT="0" distB="0" distL="0" distR="0" wp14:anchorId="72244764" wp14:editId="11F70FB9">
            <wp:extent cx="5760720" cy="3239770"/>
            <wp:effectExtent l="0" t="0" r="0" b="0"/>
            <wp:docPr id="9435925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7D8B6073" w14:textId="0FD20199" w:rsidR="00984448" w:rsidRDefault="00FB1C9D" w:rsidP="00ED12A9">
      <w:pPr>
        <w:pStyle w:val="Lgende"/>
        <w:jc w:val="center"/>
        <w:rPr>
          <w:b/>
          <w:bCs/>
          <w:sz w:val="20"/>
          <w:szCs w:val="20"/>
        </w:rPr>
      </w:pPr>
      <w:r>
        <w:t xml:space="preserve">Figure </w:t>
      </w:r>
      <w:r>
        <w:fldChar w:fldCharType="begin"/>
      </w:r>
      <w:r>
        <w:instrText xml:space="preserve"> SEQ Figure \* ARABIC </w:instrText>
      </w:r>
      <w:r>
        <w:fldChar w:fldCharType="separate"/>
      </w:r>
      <w:ins w:id="199" w:author="Abdelhak Ouanzougui" w:date="2025-10-19T18:25:00Z" w16du:dateUtc="2025-10-19T17:25:00Z">
        <w:r w:rsidR="00570300">
          <w:rPr>
            <w:noProof/>
          </w:rPr>
          <w:t>11</w:t>
        </w:r>
      </w:ins>
      <w:del w:id="200" w:author="Abdelhak Ouanzougui" w:date="2025-10-19T18:22:00Z" w16du:dateUtc="2025-10-19T17:22:00Z">
        <w:r w:rsidR="00EA130B" w:rsidDel="00570300">
          <w:rPr>
            <w:noProof/>
          </w:rPr>
          <w:delText>9</w:delText>
        </w:r>
      </w:del>
      <w:r>
        <w:fldChar w:fldCharType="end"/>
      </w:r>
      <w:r w:rsidRPr="00B940E1">
        <w:rPr>
          <w:noProof/>
        </w:rPr>
        <w:t xml:space="preserve">: </w:t>
      </w:r>
      <w:r w:rsidR="00ED12A9" w:rsidRPr="00ED12A9">
        <w:rPr>
          <w:noProof/>
        </w:rPr>
        <w:t>Scalable design of the Langflow-based extraction workflow</w:t>
      </w:r>
    </w:p>
    <w:p w14:paraId="7ED4C50E" w14:textId="16A2C5CF" w:rsidR="00203576" w:rsidRPr="00630478" w:rsidRDefault="00203576" w:rsidP="00203576">
      <w:pPr>
        <w:rPr>
          <w:b/>
          <w:bCs/>
          <w:sz w:val="20"/>
          <w:szCs w:val="20"/>
        </w:rPr>
      </w:pPr>
      <w:r w:rsidRPr="00630478">
        <w:rPr>
          <w:b/>
          <w:bCs/>
          <w:sz w:val="20"/>
          <w:szCs w:val="20"/>
        </w:rPr>
        <w:t>4. Database Schema and Flask Integration</w:t>
      </w:r>
    </w:p>
    <w:p w14:paraId="4398B3BB" w14:textId="77777777" w:rsidR="00203576" w:rsidRPr="00E6428A" w:rsidRDefault="00203576" w:rsidP="00C557BD">
      <w:pPr>
        <w:jc w:val="both"/>
        <w:rPr>
          <w:sz w:val="20"/>
          <w:szCs w:val="20"/>
        </w:rPr>
      </w:pPr>
      <w:r w:rsidRPr="00E6428A">
        <w:rPr>
          <w:sz w:val="20"/>
          <w:szCs w:val="20"/>
        </w:rPr>
        <w:t xml:space="preserve">To enhance the organization and handling of the extracted literature data, we created a custom SQL database and connected it to the </w:t>
      </w:r>
      <w:proofErr w:type="spellStart"/>
      <w:r w:rsidRPr="00E6428A">
        <w:rPr>
          <w:sz w:val="20"/>
          <w:szCs w:val="20"/>
        </w:rPr>
        <w:t>Langflow</w:t>
      </w:r>
      <w:proofErr w:type="spellEnd"/>
      <w:r w:rsidRPr="00E6428A">
        <w:rPr>
          <w:sz w:val="20"/>
          <w:szCs w:val="20"/>
        </w:rPr>
        <w:t xml:space="preserve"> pipeline using a Flask API. The whole system was isolated in its own Python virtual environment within </w:t>
      </w:r>
      <w:proofErr w:type="spellStart"/>
      <w:r w:rsidRPr="00E6428A">
        <w:rPr>
          <w:sz w:val="20"/>
          <w:szCs w:val="20"/>
        </w:rPr>
        <w:t>VSCode</w:t>
      </w:r>
      <w:proofErr w:type="spellEnd"/>
      <w:r w:rsidRPr="00E6428A">
        <w:rPr>
          <w:sz w:val="20"/>
          <w:szCs w:val="20"/>
        </w:rPr>
        <w:t xml:space="preserve">, ensuring that database tasks remained </w:t>
      </w:r>
      <w:proofErr w:type="gramStart"/>
      <w:r w:rsidRPr="00E6428A">
        <w:rPr>
          <w:sz w:val="20"/>
          <w:szCs w:val="20"/>
        </w:rPr>
        <w:t>completely separate</w:t>
      </w:r>
      <w:proofErr w:type="gramEnd"/>
      <w:r w:rsidRPr="00E6428A">
        <w:rPr>
          <w:sz w:val="20"/>
          <w:szCs w:val="20"/>
        </w:rPr>
        <w:t xml:space="preserve"> from the </w:t>
      </w:r>
      <w:proofErr w:type="spellStart"/>
      <w:r w:rsidRPr="00E6428A">
        <w:rPr>
          <w:sz w:val="20"/>
          <w:szCs w:val="20"/>
        </w:rPr>
        <w:t>Langflow</w:t>
      </w:r>
      <w:proofErr w:type="spellEnd"/>
      <w:r w:rsidRPr="00E6428A">
        <w:rPr>
          <w:sz w:val="20"/>
          <w:szCs w:val="20"/>
        </w:rPr>
        <w:t xml:space="preserve"> workflow.</w:t>
      </w:r>
    </w:p>
    <w:p w14:paraId="5433DA55" w14:textId="77777777" w:rsidR="00203576" w:rsidRPr="00E6428A" w:rsidRDefault="00203576" w:rsidP="00C557BD">
      <w:pPr>
        <w:jc w:val="both"/>
        <w:rPr>
          <w:sz w:val="20"/>
          <w:szCs w:val="20"/>
        </w:rPr>
      </w:pPr>
      <w:r w:rsidRPr="00E6428A">
        <w:rPr>
          <w:sz w:val="20"/>
          <w:szCs w:val="20"/>
        </w:rPr>
        <w:t xml:space="preserve">The Flask app had three key responsibilities: collecting the structured JSON output from </w:t>
      </w:r>
      <w:proofErr w:type="spellStart"/>
      <w:r w:rsidRPr="00E6428A">
        <w:rPr>
          <w:sz w:val="20"/>
          <w:szCs w:val="20"/>
        </w:rPr>
        <w:t>Langflow</w:t>
      </w:r>
      <w:proofErr w:type="spellEnd"/>
      <w:r w:rsidRPr="00E6428A">
        <w:rPr>
          <w:sz w:val="20"/>
          <w:szCs w:val="20"/>
        </w:rPr>
        <w:t xml:space="preserve">, processing it, and filling in the predefined SQL database schema. In this schema, each parameter was assigned a specific column, with data stored row by row, where each row </w:t>
      </w:r>
      <w:proofErr w:type="gramStart"/>
      <w:r w:rsidRPr="00E6428A">
        <w:rPr>
          <w:sz w:val="20"/>
          <w:szCs w:val="20"/>
        </w:rPr>
        <w:t>corresponded</w:t>
      </w:r>
      <w:proofErr w:type="gramEnd"/>
      <w:r w:rsidRPr="00E6428A">
        <w:rPr>
          <w:sz w:val="20"/>
          <w:szCs w:val="20"/>
        </w:rPr>
        <w:t xml:space="preserve"> to a unique experimental test (e.g., a single glass sample under </w:t>
      </w:r>
      <w:proofErr w:type="gramStart"/>
      <w:r w:rsidRPr="00E6428A">
        <w:rPr>
          <w:sz w:val="20"/>
          <w:szCs w:val="20"/>
        </w:rPr>
        <w:t>particular conditions</w:t>
      </w:r>
      <w:proofErr w:type="gramEnd"/>
      <w:r w:rsidRPr="00E6428A">
        <w:rPr>
          <w:sz w:val="20"/>
          <w:szCs w:val="20"/>
        </w:rPr>
        <w:t>).</w:t>
      </w:r>
    </w:p>
    <w:p w14:paraId="644BE111" w14:textId="77777777" w:rsidR="00203576" w:rsidRPr="00E6428A" w:rsidRDefault="00203576" w:rsidP="00C557BD">
      <w:pPr>
        <w:jc w:val="both"/>
        <w:rPr>
          <w:sz w:val="20"/>
          <w:szCs w:val="20"/>
        </w:rPr>
      </w:pPr>
      <w:r w:rsidRPr="00E6428A">
        <w:rPr>
          <w:sz w:val="20"/>
          <w:szCs w:val="20"/>
        </w:rPr>
        <w:t>To improve usability, we built a straightforward HTML interface linked to the database, enabling users to browse and inspect the stored data in real time. After processing all the articles, the complete dataset was ready to be exported to Excel, making it easy to move forward with tasks such as cleaning the data, selecting key features, and building predictive models.</w:t>
      </w:r>
    </w:p>
    <w:p w14:paraId="4E06427C" w14:textId="6659399B" w:rsidR="00203576" w:rsidRPr="00630478" w:rsidRDefault="00203576" w:rsidP="00C557BD">
      <w:pPr>
        <w:jc w:val="both"/>
        <w:rPr>
          <w:b/>
          <w:bCs/>
          <w:sz w:val="20"/>
          <w:szCs w:val="20"/>
        </w:rPr>
      </w:pPr>
      <w:r w:rsidRPr="00E6428A">
        <w:rPr>
          <w:sz w:val="20"/>
          <w:szCs w:val="20"/>
        </w:rPr>
        <w:t>The full source code, including the database schema, Flask server, and user interface, is publicly accessible in the project’s GitHub repository [</w:t>
      </w:r>
      <w:r w:rsidR="00153127">
        <w:rPr>
          <w:sz w:val="20"/>
          <w:szCs w:val="20"/>
        </w:rPr>
        <w:t>18</w:t>
      </w:r>
      <w:r w:rsidRPr="00E6428A">
        <w:rPr>
          <w:sz w:val="20"/>
          <w:szCs w:val="20"/>
        </w:rPr>
        <w:t>].</w:t>
      </w:r>
    </w:p>
    <w:p w14:paraId="35954630" w14:textId="77777777" w:rsidR="0016420C" w:rsidRPr="00630478" w:rsidRDefault="0016420C" w:rsidP="0016420C">
      <w:pPr>
        <w:rPr>
          <w:b/>
          <w:bCs/>
          <w:sz w:val="20"/>
          <w:szCs w:val="20"/>
        </w:rPr>
      </w:pPr>
      <w:r w:rsidRPr="00630478">
        <w:rPr>
          <w:b/>
          <w:bCs/>
          <w:sz w:val="20"/>
          <w:szCs w:val="20"/>
        </w:rPr>
        <w:t>5. Model Training Setup and Objectives</w:t>
      </w:r>
    </w:p>
    <w:p w14:paraId="3AB26B7E" w14:textId="77777777" w:rsidR="0016420C" w:rsidRPr="00630478" w:rsidRDefault="0016420C" w:rsidP="0016420C">
      <w:pPr>
        <w:rPr>
          <w:b/>
          <w:bCs/>
          <w:sz w:val="20"/>
          <w:szCs w:val="20"/>
        </w:rPr>
      </w:pPr>
      <w:r w:rsidRPr="00630478">
        <w:rPr>
          <w:b/>
          <w:bCs/>
          <w:sz w:val="20"/>
          <w:szCs w:val="20"/>
        </w:rPr>
        <w:t>5.1 Objective</w:t>
      </w:r>
    </w:p>
    <w:p w14:paraId="69D28242" w14:textId="3FC14845" w:rsidR="0016420C" w:rsidRPr="00E6428A" w:rsidRDefault="0016420C" w:rsidP="00153127">
      <w:pPr>
        <w:jc w:val="both"/>
        <w:rPr>
          <w:sz w:val="20"/>
          <w:szCs w:val="20"/>
        </w:rPr>
      </w:pPr>
      <w:r w:rsidRPr="00E6428A">
        <w:rPr>
          <w:sz w:val="20"/>
          <w:szCs w:val="20"/>
        </w:rPr>
        <w:t xml:space="preserve">The next phase of the process </w:t>
      </w:r>
      <w:proofErr w:type="gramStart"/>
      <w:r w:rsidRPr="00E6428A">
        <w:rPr>
          <w:sz w:val="20"/>
          <w:szCs w:val="20"/>
        </w:rPr>
        <w:t>centered</w:t>
      </w:r>
      <w:proofErr w:type="gramEnd"/>
      <w:r w:rsidRPr="00E6428A">
        <w:rPr>
          <w:sz w:val="20"/>
          <w:szCs w:val="20"/>
        </w:rPr>
        <w:t xml:space="preserve"> on developing a predictive model. The goal was to create a machine learning model that could forecast the initial dissolution rate (</w:t>
      </w:r>
      <w:ins w:id="201" w:author="Abdelhak Ouanzougui" w:date="2025-10-19T18:36:00Z" w16du:dateUtc="2025-10-19T17:36:00Z">
        <w:r w:rsidR="00E24BD4">
          <w:rPr>
            <w:sz w:val="20"/>
            <w:szCs w:val="20"/>
          </w:rPr>
          <w:t>r</w:t>
        </w:r>
      </w:ins>
      <w:del w:id="202" w:author="Abdelhak Ouanzougui" w:date="2025-10-19T18:36:00Z" w16du:dateUtc="2025-10-19T17:36:00Z">
        <w:r w:rsidRPr="00E6428A" w:rsidDel="00E24BD4">
          <w:rPr>
            <w:sz w:val="20"/>
            <w:szCs w:val="20"/>
          </w:rPr>
          <w:delText>V</w:delText>
        </w:r>
      </w:del>
      <w:r w:rsidRPr="00E6428A">
        <w:rPr>
          <w:sz w:val="20"/>
          <w:szCs w:val="20"/>
        </w:rPr>
        <w:t>₀) of glass based on its chemical composition and the specific testing conditions. Using the carefully prepared dataset, the model was designed to generalize its findings to new, unseen data, offering accurate predictions of dissolution behavior for novel glass formulations.</w:t>
      </w:r>
    </w:p>
    <w:p w14:paraId="4BDC14BD" w14:textId="4609A96B" w:rsidR="0016420C" w:rsidRPr="00630478" w:rsidRDefault="0016420C" w:rsidP="00153127">
      <w:pPr>
        <w:jc w:val="both"/>
        <w:rPr>
          <w:b/>
          <w:bCs/>
          <w:sz w:val="20"/>
          <w:szCs w:val="20"/>
        </w:rPr>
      </w:pPr>
      <w:r w:rsidRPr="00E6428A">
        <w:rPr>
          <w:sz w:val="20"/>
          <w:szCs w:val="20"/>
        </w:rPr>
        <w:t>We approached this as a regression problem. The model took in data on the mole percentage of each element in the glass, as well as important experimental factors such as the initial pH level and the temperature during testing. Its output was a single predicted value for the dissolution rate (</w:t>
      </w:r>
      <w:ins w:id="203" w:author="Abdelhak Ouanzougui" w:date="2025-10-19T18:37:00Z" w16du:dateUtc="2025-10-19T17:37:00Z">
        <w:r w:rsidR="00E24BD4">
          <w:rPr>
            <w:sz w:val="20"/>
            <w:szCs w:val="20"/>
          </w:rPr>
          <w:t>r</w:t>
        </w:r>
      </w:ins>
      <w:del w:id="204" w:author="Abdelhak Ouanzougui" w:date="2025-10-19T18:37:00Z" w16du:dateUtc="2025-10-19T17:37:00Z">
        <w:r w:rsidRPr="00E6428A" w:rsidDel="00E24BD4">
          <w:rPr>
            <w:sz w:val="20"/>
            <w:szCs w:val="20"/>
          </w:rPr>
          <w:delText>V</w:delText>
        </w:r>
      </w:del>
      <w:r w:rsidRPr="00E6428A">
        <w:rPr>
          <w:sz w:val="20"/>
          <w:szCs w:val="20"/>
        </w:rPr>
        <w:t xml:space="preserve">₀), expressed in grams per square meter per day (g·m⁻²·d⁻¹). Since dissolution rates often vary across several orders of magnitude, the model was trained to predict </w:t>
      </w:r>
      <w:r w:rsidRPr="00E6428A">
        <w:rPr>
          <w:sz w:val="20"/>
          <w:szCs w:val="20"/>
        </w:rPr>
        <w:lastRenderedPageBreak/>
        <w:t xml:space="preserve">the natural logarithm of </w:t>
      </w:r>
      <w:ins w:id="205" w:author="Abdelhak Ouanzougui" w:date="2025-10-19T18:37:00Z" w16du:dateUtc="2025-10-19T17:37:00Z">
        <w:r w:rsidR="00E24BD4">
          <w:rPr>
            <w:sz w:val="20"/>
            <w:szCs w:val="20"/>
          </w:rPr>
          <w:t>r</w:t>
        </w:r>
      </w:ins>
      <w:del w:id="206" w:author="Abdelhak Ouanzougui" w:date="2025-10-19T18:37:00Z" w16du:dateUtc="2025-10-19T17:37:00Z">
        <w:r w:rsidRPr="00E6428A" w:rsidDel="00E24BD4">
          <w:rPr>
            <w:sz w:val="20"/>
            <w:szCs w:val="20"/>
          </w:rPr>
          <w:delText>V</w:delText>
        </w:r>
      </w:del>
      <w:r w:rsidRPr="00E6428A">
        <w:rPr>
          <w:sz w:val="20"/>
          <w:szCs w:val="20"/>
        </w:rPr>
        <w:t>₀—</w:t>
      </w:r>
      <w:del w:id="207" w:author="Abdelhak Ouanzougui" w:date="2025-10-13T12:10:00Z" w16du:dateUtc="2025-10-13T11:10:00Z">
        <w:r w:rsidRPr="00E6428A" w:rsidDel="00C572A8">
          <w:rPr>
            <w:sz w:val="20"/>
            <w:szCs w:val="20"/>
          </w:rPr>
          <w:delText>ln(V₀)</w:delText>
        </w:r>
      </w:del>
      <w:ins w:id="208" w:author="Abdelhak Ouanzougui" w:date="2025-10-13T12:10:00Z" w16du:dateUtc="2025-10-13T11:10:00Z">
        <w:r w:rsidR="00C572A8">
          <w:rPr>
            <w:sz w:val="20"/>
            <w:szCs w:val="20"/>
          </w:rPr>
          <w:t>ln(r₀)</w:t>
        </w:r>
      </w:ins>
      <w:r w:rsidRPr="00E6428A">
        <w:rPr>
          <w:sz w:val="20"/>
          <w:szCs w:val="20"/>
        </w:rPr>
        <w:t>—instead of the raw value. This logarithmic transformation is a standard practice in studies of glass corrosion and kinetic modeling [</w:t>
      </w:r>
      <w:r w:rsidR="0024507B">
        <w:rPr>
          <w:sz w:val="20"/>
          <w:szCs w:val="20"/>
        </w:rPr>
        <w:t>3</w:t>
      </w:r>
      <w:r w:rsidRPr="00E6428A">
        <w:rPr>
          <w:sz w:val="20"/>
          <w:szCs w:val="20"/>
        </w:rPr>
        <w:t>].</w:t>
      </w:r>
    </w:p>
    <w:p w14:paraId="55146CAD" w14:textId="77777777" w:rsidR="0016420C" w:rsidRPr="00630478" w:rsidRDefault="0016420C" w:rsidP="0016420C">
      <w:pPr>
        <w:rPr>
          <w:b/>
          <w:bCs/>
          <w:sz w:val="20"/>
          <w:szCs w:val="20"/>
        </w:rPr>
      </w:pPr>
      <w:r w:rsidRPr="00630478">
        <w:rPr>
          <w:b/>
          <w:bCs/>
          <w:sz w:val="20"/>
          <w:szCs w:val="20"/>
        </w:rPr>
        <w:t>5.2 Dataset Preparation and Feature Selection</w:t>
      </w:r>
    </w:p>
    <w:p w14:paraId="2E86C747" w14:textId="632265D2" w:rsidR="0016420C" w:rsidRPr="00630478" w:rsidRDefault="0016420C" w:rsidP="00545B46">
      <w:pPr>
        <w:jc w:val="both"/>
        <w:rPr>
          <w:sz w:val="20"/>
          <w:szCs w:val="20"/>
        </w:rPr>
      </w:pPr>
      <w:r w:rsidRPr="00E6428A">
        <w:rPr>
          <w:sz w:val="20"/>
          <w:szCs w:val="20"/>
        </w:rPr>
        <w:t>The original database included 107 parameters for each test, covering metadata, chemical compositions, and experimental conditions. A thorough cleaning and selection process was used to eliminate duplicate features and remove columns with too many missing values. Metadata unrelated to dissolution kinetics was also discarded.</w:t>
      </w:r>
      <w:r w:rsidR="00545B46">
        <w:rPr>
          <w:sz w:val="20"/>
          <w:szCs w:val="20"/>
        </w:rPr>
        <w:t xml:space="preserve"> </w:t>
      </w:r>
      <w:r w:rsidRPr="00E6428A">
        <w:rPr>
          <w:sz w:val="20"/>
          <w:szCs w:val="20"/>
        </w:rPr>
        <w:t>Based on expert insights [</w:t>
      </w:r>
      <w:r w:rsidR="00D3316B">
        <w:rPr>
          <w:sz w:val="20"/>
          <w:szCs w:val="20"/>
        </w:rPr>
        <w:t>4</w:t>
      </w:r>
      <w:r w:rsidRPr="00E6428A">
        <w:rPr>
          <w:sz w:val="20"/>
          <w:szCs w:val="20"/>
        </w:rPr>
        <w:t>,</w:t>
      </w:r>
      <w:r w:rsidR="00D3316B">
        <w:rPr>
          <w:sz w:val="20"/>
          <w:szCs w:val="20"/>
        </w:rPr>
        <w:t>1</w:t>
      </w:r>
      <w:r w:rsidRPr="00E6428A">
        <w:rPr>
          <w:sz w:val="20"/>
          <w:szCs w:val="20"/>
        </w:rPr>
        <w:t>], we determined three main predictor categories as the most impactful: (</w:t>
      </w:r>
      <w:proofErr w:type="spellStart"/>
      <w:r w:rsidRPr="00E6428A">
        <w:rPr>
          <w:sz w:val="20"/>
          <w:szCs w:val="20"/>
        </w:rPr>
        <w:t>i</w:t>
      </w:r>
      <w:proofErr w:type="spellEnd"/>
      <w:r w:rsidRPr="00E6428A">
        <w:rPr>
          <w:sz w:val="20"/>
          <w:szCs w:val="20"/>
        </w:rPr>
        <w:t>) glass composition, expressed in mol% for elements such as Si, B, Na, Al, and Ca, Fe, Zr, and O; (ii) initial pH; and (iii) temperature. After this refinement, the dataset was reduced to 38 numerical predictors.</w:t>
      </w:r>
      <w:r w:rsidR="00C32293">
        <w:rPr>
          <w:sz w:val="20"/>
          <w:szCs w:val="20"/>
        </w:rPr>
        <w:t xml:space="preserve"> </w:t>
      </w:r>
      <w:r w:rsidRPr="00E6428A">
        <w:rPr>
          <w:sz w:val="20"/>
          <w:szCs w:val="20"/>
        </w:rPr>
        <w:t xml:space="preserve">Special care was taken with pH values, which varied across studies. We prioritized </w:t>
      </w:r>
      <w:proofErr w:type="spellStart"/>
      <w:r w:rsidRPr="00E6428A">
        <w:rPr>
          <w:sz w:val="20"/>
          <w:szCs w:val="20"/>
        </w:rPr>
        <w:t>pH_initial</w:t>
      </w:r>
      <w:proofErr w:type="spellEnd"/>
      <w:r w:rsidRPr="00E6428A">
        <w:rPr>
          <w:sz w:val="20"/>
          <w:szCs w:val="20"/>
        </w:rPr>
        <w:t xml:space="preserve"> (T </w:t>
      </w:r>
      <w:proofErr w:type="spellStart"/>
      <w:r w:rsidRPr="00E6428A">
        <w:rPr>
          <w:sz w:val="20"/>
          <w:szCs w:val="20"/>
        </w:rPr>
        <w:t>essai</w:t>
      </w:r>
      <w:proofErr w:type="spellEnd"/>
      <w:r w:rsidRPr="00E6428A">
        <w:rPr>
          <w:sz w:val="20"/>
          <w:szCs w:val="20"/>
        </w:rPr>
        <w:t xml:space="preserve">) when available; if not, we used </w:t>
      </w:r>
      <w:proofErr w:type="spellStart"/>
      <w:r w:rsidRPr="00E6428A">
        <w:rPr>
          <w:sz w:val="20"/>
          <w:szCs w:val="20"/>
        </w:rPr>
        <w:t>pH_initial</w:t>
      </w:r>
      <w:proofErr w:type="spellEnd"/>
      <w:r w:rsidRPr="00E6428A">
        <w:rPr>
          <w:sz w:val="20"/>
          <w:szCs w:val="20"/>
        </w:rPr>
        <w:t xml:space="preserve"> (T </w:t>
      </w:r>
      <w:proofErr w:type="spellStart"/>
      <w:r w:rsidRPr="00E6428A">
        <w:rPr>
          <w:sz w:val="20"/>
          <w:szCs w:val="20"/>
        </w:rPr>
        <w:t>amb</w:t>
      </w:r>
      <w:proofErr w:type="spellEnd"/>
      <w:r w:rsidRPr="00E6428A">
        <w:rPr>
          <w:sz w:val="20"/>
          <w:szCs w:val="20"/>
        </w:rPr>
        <w:t xml:space="preserve">) or </w:t>
      </w:r>
      <w:proofErr w:type="spellStart"/>
      <w:r w:rsidRPr="00E6428A">
        <w:rPr>
          <w:sz w:val="20"/>
          <w:szCs w:val="20"/>
        </w:rPr>
        <w:t>pH_final</w:t>
      </w:r>
      <w:proofErr w:type="spellEnd"/>
      <w:r w:rsidRPr="00E6428A">
        <w:rPr>
          <w:sz w:val="20"/>
          <w:szCs w:val="20"/>
        </w:rPr>
        <w:t>, applying averaging when needed to ensure uniformity across the dataset.</w:t>
      </w:r>
      <w:r w:rsidR="00C32293">
        <w:rPr>
          <w:sz w:val="20"/>
          <w:szCs w:val="20"/>
        </w:rPr>
        <w:t xml:space="preserve"> </w:t>
      </w:r>
      <w:r w:rsidRPr="00E6428A">
        <w:rPr>
          <w:sz w:val="20"/>
          <w:szCs w:val="20"/>
        </w:rPr>
        <w:t>The finalized dataset was split into two parts: one for boron dissolution (370 entries) and one for silicon dissolution (230 entries). Each subset was divided into 80% training and 20% testing portions.</w:t>
      </w:r>
    </w:p>
    <w:p w14:paraId="0397BCDF" w14:textId="77777777" w:rsidR="0016420C" w:rsidRPr="00630478" w:rsidRDefault="0016420C" w:rsidP="0016420C">
      <w:pPr>
        <w:rPr>
          <w:b/>
          <w:bCs/>
          <w:sz w:val="20"/>
          <w:szCs w:val="20"/>
        </w:rPr>
      </w:pPr>
      <w:r w:rsidRPr="00630478">
        <w:rPr>
          <w:b/>
          <w:bCs/>
          <w:sz w:val="20"/>
          <w:szCs w:val="20"/>
        </w:rPr>
        <w:t>5.3 Model Architecture</w:t>
      </w:r>
    </w:p>
    <w:p w14:paraId="6F3574D3" w14:textId="605E3E99" w:rsidR="0016420C" w:rsidRPr="00E6428A" w:rsidRDefault="0016420C" w:rsidP="004F2D2A">
      <w:pPr>
        <w:jc w:val="both"/>
        <w:rPr>
          <w:b/>
          <w:bCs/>
          <w:sz w:val="20"/>
          <w:szCs w:val="20"/>
        </w:rPr>
      </w:pPr>
      <w:r w:rsidRPr="00E6428A">
        <w:rPr>
          <w:sz w:val="20"/>
          <w:szCs w:val="20"/>
        </w:rPr>
        <w:t xml:space="preserve">The predictive model (figure </w:t>
      </w:r>
      <w:r w:rsidR="000E750B">
        <w:rPr>
          <w:sz w:val="20"/>
          <w:szCs w:val="20"/>
        </w:rPr>
        <w:t>1</w:t>
      </w:r>
      <w:ins w:id="209" w:author="Abdelhak Ouanzougui" w:date="2025-10-19T18:37:00Z" w16du:dateUtc="2025-10-19T17:37:00Z">
        <w:r w:rsidR="00E24BD4">
          <w:rPr>
            <w:sz w:val="20"/>
            <w:szCs w:val="20"/>
          </w:rPr>
          <w:t>2</w:t>
        </w:r>
      </w:ins>
      <w:del w:id="210" w:author="Abdelhak Ouanzougui" w:date="2025-10-19T18:37:00Z" w16du:dateUtc="2025-10-19T17:37:00Z">
        <w:r w:rsidR="000E750B" w:rsidDel="00E24BD4">
          <w:rPr>
            <w:sz w:val="20"/>
            <w:szCs w:val="20"/>
          </w:rPr>
          <w:delText>0</w:delText>
        </w:r>
      </w:del>
      <w:r w:rsidRPr="00E6428A">
        <w:rPr>
          <w:sz w:val="20"/>
          <w:szCs w:val="20"/>
        </w:rPr>
        <w:t>) was built as a fully connected feedforward neural network (FFNN) using the TensorFlow/</w:t>
      </w:r>
      <w:proofErr w:type="spellStart"/>
      <w:r w:rsidRPr="00E6428A">
        <w:rPr>
          <w:sz w:val="20"/>
          <w:szCs w:val="20"/>
        </w:rPr>
        <w:t>Keras</w:t>
      </w:r>
      <w:proofErr w:type="spellEnd"/>
      <w:r w:rsidRPr="00E6428A">
        <w:rPr>
          <w:sz w:val="20"/>
          <w:szCs w:val="20"/>
        </w:rPr>
        <w:t xml:space="preserve"> framework. It featured an input layer with 38 neurons, followed by two hidden layers containing 64 and 32 neurons respectively, each with </w:t>
      </w:r>
      <w:proofErr w:type="spellStart"/>
      <w:r w:rsidRPr="00E6428A">
        <w:rPr>
          <w:sz w:val="20"/>
          <w:szCs w:val="20"/>
        </w:rPr>
        <w:t>ReLU</w:t>
      </w:r>
      <w:proofErr w:type="spellEnd"/>
      <w:r w:rsidRPr="00E6428A">
        <w:rPr>
          <w:sz w:val="20"/>
          <w:szCs w:val="20"/>
        </w:rPr>
        <w:t xml:space="preserve"> activations, and concluded with an output layer having a single neuron to produce a scalar regression output for </w:t>
      </w:r>
      <w:del w:id="211" w:author="Abdelhak Ouanzougui" w:date="2025-10-13T12:10:00Z" w16du:dateUtc="2025-10-13T11:10:00Z">
        <w:r w:rsidRPr="00E6428A" w:rsidDel="00C572A8">
          <w:rPr>
            <w:sz w:val="20"/>
            <w:szCs w:val="20"/>
          </w:rPr>
          <w:delText>ln(V₀)</w:delText>
        </w:r>
      </w:del>
      <w:ins w:id="212" w:author="Abdelhak Ouanzougui" w:date="2025-10-13T12:10:00Z" w16du:dateUtc="2025-10-13T11:10:00Z">
        <w:r w:rsidR="00C572A8">
          <w:rPr>
            <w:sz w:val="20"/>
            <w:szCs w:val="20"/>
          </w:rPr>
          <w:t>ln(r₀)</w:t>
        </w:r>
      </w:ins>
      <w:r w:rsidRPr="00E6428A">
        <w:rPr>
          <w:sz w:val="20"/>
          <w:szCs w:val="20"/>
        </w:rPr>
        <w:t>.</w:t>
      </w:r>
    </w:p>
    <w:p w14:paraId="3E78F1C8" w14:textId="77777777" w:rsidR="009C7B9F" w:rsidRDefault="0016420C" w:rsidP="009C7B9F">
      <w:pPr>
        <w:keepNext/>
        <w:jc w:val="center"/>
      </w:pPr>
      <w:r>
        <w:rPr>
          <w:noProof/>
        </w:rPr>
        <w:drawing>
          <wp:inline distT="0" distB="0" distL="0" distR="0" wp14:anchorId="28434DDD" wp14:editId="7EA06D9B">
            <wp:extent cx="5003643" cy="2813998"/>
            <wp:effectExtent l="0" t="0" r="6985" b="5715"/>
            <wp:docPr id="975351063" name="Image 1" descr="Une image contenant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1063" name="Image 1" descr="Une image contenant diagramme&#10;&#10;Le contenu généré par l’IA peut êtr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16020" cy="2820959"/>
                    </a:xfrm>
                    <a:prstGeom prst="rect">
                      <a:avLst/>
                    </a:prstGeom>
                    <a:noFill/>
                    <a:ln>
                      <a:noFill/>
                    </a:ln>
                  </pic:spPr>
                </pic:pic>
              </a:graphicData>
            </a:graphic>
          </wp:inline>
        </w:drawing>
      </w:r>
    </w:p>
    <w:p w14:paraId="70CFBD3B" w14:textId="529A7B21" w:rsidR="0016420C" w:rsidRPr="00630478" w:rsidRDefault="009C7B9F" w:rsidP="009C7B9F">
      <w:pPr>
        <w:pStyle w:val="Lgende"/>
        <w:jc w:val="center"/>
        <w:rPr>
          <w:b/>
          <w:bCs/>
          <w:sz w:val="16"/>
          <w:szCs w:val="16"/>
        </w:rPr>
      </w:pPr>
      <w:r>
        <w:t xml:space="preserve">Figure </w:t>
      </w:r>
      <w:r>
        <w:fldChar w:fldCharType="begin"/>
      </w:r>
      <w:r>
        <w:instrText xml:space="preserve"> SEQ Figure \* ARABIC </w:instrText>
      </w:r>
      <w:r>
        <w:fldChar w:fldCharType="separate"/>
      </w:r>
      <w:ins w:id="213" w:author="Abdelhak Ouanzougui" w:date="2025-10-19T18:25:00Z" w16du:dateUtc="2025-10-19T17:25:00Z">
        <w:r w:rsidR="00570300">
          <w:rPr>
            <w:noProof/>
          </w:rPr>
          <w:t>12</w:t>
        </w:r>
      </w:ins>
      <w:del w:id="214" w:author="Abdelhak Ouanzougui" w:date="2025-10-19T18:22:00Z" w16du:dateUtc="2025-10-19T17:22:00Z">
        <w:r w:rsidR="00EA130B" w:rsidDel="00570300">
          <w:rPr>
            <w:noProof/>
          </w:rPr>
          <w:delText>10</w:delText>
        </w:r>
      </w:del>
      <w:r>
        <w:fldChar w:fldCharType="end"/>
      </w:r>
      <w:r w:rsidRPr="00B940E1">
        <w:rPr>
          <w:noProof/>
        </w:rPr>
        <w:t>: Architecture of the neural network for dissolution rate prediction</w:t>
      </w:r>
    </w:p>
    <w:p w14:paraId="5195E5DF" w14:textId="77777777" w:rsidR="00CD41E3" w:rsidRDefault="00CD41E3" w:rsidP="0016420C">
      <w:pPr>
        <w:rPr>
          <w:b/>
          <w:bCs/>
          <w:sz w:val="16"/>
          <w:szCs w:val="16"/>
        </w:rPr>
      </w:pPr>
    </w:p>
    <w:p w14:paraId="6C9B86ED" w14:textId="08697ABA" w:rsidR="0016420C" w:rsidRPr="00630478" w:rsidRDefault="0016420C" w:rsidP="0016420C">
      <w:pPr>
        <w:rPr>
          <w:b/>
          <w:bCs/>
          <w:sz w:val="20"/>
          <w:szCs w:val="20"/>
        </w:rPr>
      </w:pPr>
      <w:r w:rsidRPr="00630478">
        <w:rPr>
          <w:b/>
          <w:bCs/>
          <w:sz w:val="20"/>
          <w:szCs w:val="20"/>
        </w:rPr>
        <w:t>5.4 Training Setup</w:t>
      </w:r>
    </w:p>
    <w:p w14:paraId="2594341A" w14:textId="77777777" w:rsidR="0016420C" w:rsidRPr="00630478" w:rsidRDefault="0016420C">
      <w:pPr>
        <w:jc w:val="both"/>
        <w:rPr>
          <w:b/>
          <w:bCs/>
          <w:sz w:val="20"/>
          <w:szCs w:val="20"/>
        </w:rPr>
        <w:pPrChange w:id="215" w:author="FRUGIER Pierre" w:date="2025-08-26T15:29:00Z">
          <w:pPr/>
        </w:pPrChange>
      </w:pPr>
      <w:r w:rsidRPr="004F2D2A">
        <w:rPr>
          <w:sz w:val="20"/>
          <w:szCs w:val="20"/>
        </w:rPr>
        <w:t>The neural network was trained with the Adam optimizer, using mean squared error (MSE) as the loss function. We employed a batch size of 16 and trained for up to 100 epochs, implementing early stopping based on validation performance to prevent overfitting. Input features were normalized using StandardScaler to achieve zero mean and unit variance. The training was performed on a workstation equipped with an Intel® Xeon® w9-3495X CPU and an NVIDIA RTX 6000 Ada GPU with 48 GB of memory.</w:t>
      </w:r>
    </w:p>
    <w:p w14:paraId="419F829E" w14:textId="77777777" w:rsidR="0016420C" w:rsidRPr="00630478" w:rsidRDefault="0016420C" w:rsidP="0016420C">
      <w:pPr>
        <w:rPr>
          <w:b/>
          <w:bCs/>
          <w:sz w:val="20"/>
          <w:szCs w:val="20"/>
        </w:rPr>
      </w:pPr>
      <w:r w:rsidRPr="00630478">
        <w:rPr>
          <w:b/>
          <w:bCs/>
          <w:sz w:val="20"/>
          <w:szCs w:val="20"/>
        </w:rPr>
        <w:t>5.5 Evaluation Metrics</w:t>
      </w:r>
    </w:p>
    <w:p w14:paraId="23CE7BEA" w14:textId="2D8CA7B5" w:rsidR="006C5EC0" w:rsidRPr="00B13D39" w:rsidRDefault="0016420C">
      <w:pPr>
        <w:jc w:val="both"/>
        <w:rPr>
          <w:sz w:val="28"/>
          <w:szCs w:val="28"/>
        </w:rPr>
        <w:pPrChange w:id="216" w:author="FRUGIER Pierre" w:date="2025-08-26T15:29:00Z">
          <w:pPr/>
        </w:pPrChange>
      </w:pPr>
      <w:r w:rsidRPr="004F2D2A">
        <w:rPr>
          <w:sz w:val="20"/>
          <w:szCs w:val="20"/>
        </w:rPr>
        <w:t xml:space="preserve">The model's performance was evaluated on the test set using root mean squared error (RMSE), mean absolute error (MAE), and the coefficient of determination (R²). To evaluate bias and generalization quality, we used </w:t>
      </w:r>
      <w:r w:rsidRPr="004F2D2A">
        <w:rPr>
          <w:sz w:val="20"/>
          <w:szCs w:val="20"/>
        </w:rPr>
        <w:lastRenderedPageBreak/>
        <w:t xml:space="preserve">diagnostic visualizations, including residual plots, graphs comparing predicted values to actual ones, and training and validation loss </w:t>
      </w:r>
      <w:r w:rsidR="00AF46DF" w:rsidRPr="004F2D2A">
        <w:rPr>
          <w:sz w:val="20"/>
          <w:szCs w:val="20"/>
        </w:rPr>
        <w:t>curves.</w:t>
      </w:r>
    </w:p>
    <w:p w14:paraId="089B23D5" w14:textId="77777777" w:rsidR="00F80BEA" w:rsidRDefault="00F80BEA" w:rsidP="001242FB"/>
    <w:p w14:paraId="385BC298" w14:textId="7036D472" w:rsidR="0048538E" w:rsidRDefault="0048538E" w:rsidP="0048538E">
      <w:pPr>
        <w:rPr>
          <w:b/>
          <w:bCs/>
          <w:sz w:val="40"/>
          <w:szCs w:val="40"/>
        </w:rPr>
      </w:pPr>
      <w:r w:rsidRPr="00243658">
        <w:rPr>
          <w:b/>
          <w:bCs/>
          <w:sz w:val="40"/>
          <w:szCs w:val="40"/>
        </w:rPr>
        <w:t>Acknowledgment</w:t>
      </w:r>
    </w:p>
    <w:p w14:paraId="16239726" w14:textId="21F84F95" w:rsidR="00155E13" w:rsidRPr="004F2D2A" w:rsidDel="00EF153D" w:rsidRDefault="00155E13" w:rsidP="00472F61">
      <w:pPr>
        <w:jc w:val="both"/>
        <w:rPr>
          <w:del w:id="217" w:author="Abdelhak Ouanzougui" w:date="2025-09-28T19:29:00Z"/>
          <w:sz w:val="20"/>
          <w:szCs w:val="20"/>
        </w:rPr>
      </w:pPr>
      <w:commentRangeStart w:id="218"/>
      <w:commentRangeStart w:id="219"/>
      <w:commentRangeStart w:id="220"/>
      <w:del w:id="221" w:author="Abdelhak Ouanzougui" w:date="2025-09-28T19:29:00Z">
        <w:r w:rsidRPr="004F2D2A" w:rsidDel="00EF153D">
          <w:rPr>
            <w:sz w:val="20"/>
            <w:szCs w:val="20"/>
          </w:rPr>
          <w:delText>I would like to express my deepest gratitude to Ms. Caroline Chabal, who offered me the opportunity to carry out this internship and guided me throughout the entire year. Her trust, kindness, and exceptional mentorship created an inspiring and supportive environment that allowed me to grow both technically and personally. She is, without a doubt, the best supervisor I have ever had. Her intelligence, empathy, and dedication to the success of our project made every challenge manageable, and every achievement possible. Working with her was a privilege, and this experience has taught me lessons I could never have learned solely through university.</w:delText>
        </w:r>
      </w:del>
    </w:p>
    <w:p w14:paraId="6E6A59FA" w14:textId="19E2D5F7" w:rsidR="00155E13" w:rsidRPr="004F2D2A" w:rsidDel="00EF153D" w:rsidRDefault="00155E13" w:rsidP="00472F61">
      <w:pPr>
        <w:jc w:val="both"/>
        <w:rPr>
          <w:del w:id="222" w:author="Abdelhak Ouanzougui" w:date="2025-09-28T19:29:00Z"/>
          <w:sz w:val="20"/>
          <w:szCs w:val="20"/>
        </w:rPr>
      </w:pPr>
      <w:del w:id="223" w:author="Abdelhak Ouanzougui" w:date="2025-09-28T19:29:00Z">
        <w:r w:rsidRPr="004F2D2A" w:rsidDel="00EF153D">
          <w:rPr>
            <w:sz w:val="20"/>
            <w:szCs w:val="20"/>
          </w:rPr>
          <w:delText>I also sincerely thank Mr. Stéphane Gin and Mr. Pierre Frugier for their invaluable contributions and expert guidance throughout the project. Their professionalism and deep expertise in the field were instrumental to the progress and success of this work. I greatly appreciated their kindness, accessibility, and constructive insights during our discussions.</w:delText>
        </w:r>
      </w:del>
    </w:p>
    <w:p w14:paraId="010ACF79" w14:textId="148B6534" w:rsidR="00155E13" w:rsidRPr="004F2D2A" w:rsidDel="00EF153D" w:rsidRDefault="00155E13" w:rsidP="00472F61">
      <w:pPr>
        <w:jc w:val="both"/>
        <w:rPr>
          <w:del w:id="224" w:author="Abdelhak Ouanzougui" w:date="2025-09-28T19:29:00Z"/>
          <w:sz w:val="20"/>
          <w:szCs w:val="20"/>
        </w:rPr>
      </w:pPr>
      <w:del w:id="225" w:author="Abdelhak Ouanzougui" w:date="2025-09-28T19:29:00Z">
        <w:r w:rsidRPr="004F2D2A" w:rsidDel="00EF153D">
          <w:rPr>
            <w:sz w:val="20"/>
            <w:szCs w:val="20"/>
          </w:rPr>
          <w:delText>My thanks go as well to Mr. François Le Fevre, from whom I learned a great deal. His technical support and dedication played a crucial role in the development of the project.</w:delText>
        </w:r>
      </w:del>
    </w:p>
    <w:p w14:paraId="16C60DFB" w14:textId="61EDBEB3" w:rsidR="00155E13" w:rsidRPr="004F2D2A" w:rsidDel="00EF153D" w:rsidRDefault="00155E13" w:rsidP="00472F61">
      <w:pPr>
        <w:jc w:val="both"/>
        <w:rPr>
          <w:del w:id="226" w:author="Abdelhak Ouanzougui" w:date="2025-09-28T19:29:00Z"/>
          <w:sz w:val="20"/>
          <w:szCs w:val="20"/>
        </w:rPr>
      </w:pPr>
      <w:del w:id="227" w:author="Abdelhak Ouanzougui" w:date="2025-09-28T19:29:00Z">
        <w:r w:rsidRPr="004F2D2A" w:rsidDel="00EF153D">
          <w:rPr>
            <w:sz w:val="20"/>
            <w:szCs w:val="20"/>
          </w:rPr>
          <w:delText>I am also grateful to all the members of the laboratory at CEA for their warm welcome, collaboration, and for fostering an excellent working environment that made this journey enriching and enjoyable.</w:delText>
        </w:r>
      </w:del>
    </w:p>
    <w:p w14:paraId="4713126D" w14:textId="288F85C6" w:rsidR="00155E13" w:rsidDel="00EF153D" w:rsidRDefault="00155E13" w:rsidP="00EF153D">
      <w:pPr>
        <w:jc w:val="both"/>
        <w:rPr>
          <w:del w:id="228" w:author="Abdelhak Ouanzougui" w:date="2025-09-28T19:29:00Z"/>
          <w:b/>
          <w:bCs/>
          <w:sz w:val="48"/>
          <w:szCs w:val="48"/>
        </w:rPr>
      </w:pPr>
      <w:del w:id="229" w:author="Abdelhak Ouanzougui" w:date="2025-09-28T19:29:00Z">
        <w:r w:rsidRPr="004F2D2A" w:rsidDel="00EF153D">
          <w:rPr>
            <w:sz w:val="20"/>
            <w:szCs w:val="20"/>
          </w:rPr>
          <w:delText xml:space="preserve">Finally, I would like to express my heartfelt thanks to </w:delText>
        </w:r>
        <w:r w:rsidR="000C4CAB" w:rsidRPr="000C4CAB" w:rsidDel="00EF153D">
          <w:rPr>
            <w:rFonts w:hint="eastAsia"/>
            <w:sz w:val="20"/>
            <w:szCs w:val="20"/>
          </w:rPr>
          <w:delText>耿佳茹</w:delText>
        </w:r>
        <w:r w:rsidR="000C4CAB" w:rsidDel="00EF153D">
          <w:rPr>
            <w:sz w:val="20"/>
            <w:szCs w:val="20"/>
          </w:rPr>
          <w:delText xml:space="preserve"> </w:delText>
        </w:r>
        <w:r w:rsidRPr="004F2D2A" w:rsidDel="00EF153D">
          <w:rPr>
            <w:sz w:val="20"/>
            <w:szCs w:val="20"/>
          </w:rPr>
          <w:delText>for her constant support, encouragement, and thoughtful presence throughout this journey. Her unwavering belief in me and her insightful reflections on this work provided invaluable emotional support and motivation during</w:delText>
        </w:r>
        <w:r w:rsidR="00207A0A" w:rsidRPr="004F2D2A" w:rsidDel="00EF153D">
          <w:rPr>
            <w:sz w:val="20"/>
            <w:szCs w:val="20"/>
          </w:rPr>
          <w:delText xml:space="preserve"> this whole year</w:delText>
        </w:r>
        <w:r w:rsidRPr="004F2D2A" w:rsidDel="00EF153D">
          <w:rPr>
            <w:sz w:val="20"/>
            <w:szCs w:val="20"/>
          </w:rPr>
          <w:delText>.</w:delText>
        </w:r>
        <w:commentRangeEnd w:id="218"/>
        <w:r w:rsidR="002041FA" w:rsidDel="00EF153D">
          <w:rPr>
            <w:rStyle w:val="Marquedecommentaire"/>
          </w:rPr>
          <w:commentReference w:id="218"/>
        </w:r>
        <w:commentRangeEnd w:id="219"/>
        <w:r w:rsidR="00E65FD6" w:rsidDel="00EF153D">
          <w:rPr>
            <w:rStyle w:val="Marquedecommentaire"/>
          </w:rPr>
          <w:commentReference w:id="219"/>
        </w:r>
      </w:del>
      <w:commentRangeEnd w:id="220"/>
      <w:r w:rsidR="00CB637B">
        <w:rPr>
          <w:rStyle w:val="Marquedecommentaire"/>
        </w:rPr>
        <w:commentReference w:id="220"/>
      </w:r>
      <w:ins w:id="230" w:author="Abdelhak Ouanzougui" w:date="2025-09-28T19:30:00Z">
        <w:r w:rsidR="00EF153D" w:rsidRPr="00EF153D">
          <w:t xml:space="preserve"> </w:t>
        </w:r>
        <w:r w:rsidR="00EF153D" w:rsidRPr="00EF153D">
          <w:rPr>
            <w:sz w:val="20"/>
            <w:szCs w:val="20"/>
            <w:rPrChange w:id="231" w:author="Abdelhak Ouanzougui" w:date="2025-09-28T19:30:00Z">
              <w:rPr>
                <w:b/>
                <w:bCs/>
                <w:sz w:val="48"/>
                <w:szCs w:val="48"/>
              </w:rPr>
            </w:rPrChange>
          </w:rPr>
          <w:t>This work</w:t>
        </w:r>
      </w:ins>
      <w:ins w:id="232" w:author="GIN Stephane" w:date="2025-10-10T08:28:00Z">
        <w:r w:rsidR="00357A95">
          <w:rPr>
            <w:sz w:val="20"/>
            <w:szCs w:val="20"/>
          </w:rPr>
          <w:t xml:space="preserve"> was part of the CEA project VESTALE</w:t>
        </w:r>
      </w:ins>
      <w:ins w:id="233" w:author="GIN Stephane" w:date="2025-10-10T08:29:00Z">
        <w:r w:rsidR="00357A95">
          <w:rPr>
            <w:sz w:val="20"/>
            <w:szCs w:val="20"/>
          </w:rPr>
          <w:t>. It</w:t>
        </w:r>
      </w:ins>
      <w:ins w:id="234" w:author="Abdelhak Ouanzougui" w:date="2025-09-28T19:30:00Z">
        <w:r w:rsidR="00EF153D" w:rsidRPr="00EF153D">
          <w:rPr>
            <w:sz w:val="20"/>
            <w:szCs w:val="20"/>
            <w:rPrChange w:id="235" w:author="Abdelhak Ouanzougui" w:date="2025-09-28T19:30:00Z">
              <w:rPr>
                <w:b/>
                <w:bCs/>
                <w:sz w:val="48"/>
                <w:szCs w:val="48"/>
              </w:rPr>
            </w:rPrChange>
          </w:rPr>
          <w:t xml:space="preserve"> was carried out during a one-year internship</w:t>
        </w:r>
      </w:ins>
      <w:ins w:id="236" w:author="GIN Stephane" w:date="2025-10-10T08:28:00Z">
        <w:r w:rsidR="00357A95">
          <w:rPr>
            <w:sz w:val="20"/>
            <w:szCs w:val="20"/>
          </w:rPr>
          <w:t xml:space="preserve"> of </w:t>
        </w:r>
        <w:r w:rsidR="00357A95" w:rsidRPr="00357A95">
          <w:rPr>
            <w:sz w:val="20"/>
            <w:szCs w:val="20"/>
            <w:rPrChange w:id="237" w:author="GIN Stephane" w:date="2025-10-10T08:28:00Z">
              <w:rPr>
                <w:b/>
                <w:bCs/>
                <w:i/>
                <w:iCs/>
                <w:color w:val="3B3838" w:themeColor="background2" w:themeShade="40"/>
                <w:sz w:val="14"/>
                <w:szCs w:val="14"/>
                <w:lang w:val="fr-FR"/>
              </w:rPr>
            </w:rPrChange>
          </w:rPr>
          <w:t>Abdelhak Ouanzougui</w:t>
        </w:r>
      </w:ins>
      <w:ins w:id="238" w:author="Abdelhak Ouanzougui" w:date="2025-09-28T19:30:00Z">
        <w:r w:rsidR="00EF153D" w:rsidRPr="00EF153D">
          <w:rPr>
            <w:sz w:val="20"/>
            <w:szCs w:val="20"/>
            <w:rPrChange w:id="239" w:author="Abdelhak Ouanzougui" w:date="2025-09-28T19:30:00Z">
              <w:rPr>
                <w:b/>
                <w:bCs/>
                <w:sz w:val="48"/>
                <w:szCs w:val="48"/>
              </w:rPr>
            </w:rPrChange>
          </w:rPr>
          <w:t xml:space="preserve"> at CEA under the supervision of Caroline Chabal</w:t>
        </w:r>
        <w:del w:id="240" w:author="GIN Stephane" w:date="2025-10-10T08:29:00Z">
          <w:r w:rsidR="00EF153D" w:rsidRPr="00EF153D" w:rsidDel="00357A95">
            <w:rPr>
              <w:sz w:val="20"/>
              <w:szCs w:val="20"/>
              <w:rPrChange w:id="241" w:author="Abdelhak Ouanzougui" w:date="2025-09-28T19:30:00Z">
                <w:rPr>
                  <w:b/>
                  <w:bCs/>
                  <w:sz w:val="48"/>
                  <w:szCs w:val="48"/>
                </w:rPr>
              </w:rPrChange>
            </w:rPr>
            <w:delText xml:space="preserve">. The project was funded by CEA (Project </w:delText>
          </w:r>
        </w:del>
        <w:del w:id="242" w:author="GIN Stephane" w:date="2025-10-10T08:28:00Z">
          <w:r w:rsidR="00EF153D" w:rsidRPr="00EF153D" w:rsidDel="00357A95">
            <w:rPr>
              <w:sz w:val="20"/>
              <w:szCs w:val="20"/>
              <w:rPrChange w:id="243" w:author="Abdelhak Ouanzougui" w:date="2025-09-28T19:30:00Z">
                <w:rPr>
                  <w:b/>
                  <w:bCs/>
                  <w:sz w:val="48"/>
                  <w:szCs w:val="48"/>
                </w:rPr>
              </w:rPrChange>
            </w:rPr>
            <w:delText>XXX</w:delText>
          </w:r>
        </w:del>
        <w:del w:id="244" w:author="GIN Stephane" w:date="2025-10-10T08:29:00Z">
          <w:r w:rsidR="00EF153D" w:rsidRPr="00EF153D" w:rsidDel="00357A95">
            <w:rPr>
              <w:sz w:val="20"/>
              <w:szCs w:val="20"/>
              <w:rPrChange w:id="245" w:author="Abdelhak Ouanzougui" w:date="2025-09-28T19:30:00Z">
                <w:rPr>
                  <w:b/>
                  <w:bCs/>
                  <w:sz w:val="48"/>
                  <w:szCs w:val="48"/>
                </w:rPr>
              </w:rPrChange>
            </w:rPr>
            <w:delText>)</w:delText>
          </w:r>
        </w:del>
        <w:r w:rsidR="00EF153D" w:rsidRPr="00EF153D">
          <w:rPr>
            <w:sz w:val="20"/>
            <w:szCs w:val="20"/>
            <w:rPrChange w:id="246" w:author="Abdelhak Ouanzougui" w:date="2025-09-28T19:30:00Z">
              <w:rPr>
                <w:b/>
                <w:bCs/>
                <w:sz w:val="48"/>
                <w:szCs w:val="48"/>
              </w:rPr>
            </w:rPrChange>
          </w:rPr>
          <w:t xml:space="preserve">. </w:t>
        </w:r>
        <w:del w:id="247" w:author="GIN Stephane" w:date="2025-10-10T08:29:00Z">
          <w:r w:rsidR="00EF153D" w:rsidRPr="00EF153D" w:rsidDel="00357A95">
            <w:rPr>
              <w:sz w:val="20"/>
              <w:szCs w:val="20"/>
              <w:rPrChange w:id="248" w:author="Abdelhak Ouanzougui" w:date="2025-09-28T19:30:00Z">
                <w:rPr>
                  <w:b/>
                  <w:bCs/>
                  <w:sz w:val="48"/>
                  <w:szCs w:val="48"/>
                </w:rPr>
              </w:rPrChange>
            </w:rPr>
            <w:delText>The authors also thank the laboratory staff for providing a supportive and collaborative research environment.</w:delText>
          </w:r>
        </w:del>
      </w:ins>
    </w:p>
    <w:p w14:paraId="7F10267D" w14:textId="77777777" w:rsidR="00EF153D" w:rsidRPr="004F2D2A" w:rsidRDefault="00EF153D" w:rsidP="00472F61">
      <w:pPr>
        <w:jc w:val="both"/>
        <w:rPr>
          <w:ins w:id="249" w:author="Abdelhak Ouanzougui" w:date="2025-09-28T19:29:00Z"/>
          <w:b/>
          <w:bCs/>
          <w:sz w:val="48"/>
          <w:szCs w:val="48"/>
        </w:rPr>
      </w:pPr>
    </w:p>
    <w:p w14:paraId="2FCAE799" w14:textId="77777777" w:rsidR="00155E13" w:rsidRDefault="00155E13" w:rsidP="0048538E">
      <w:pPr>
        <w:rPr>
          <w:b/>
          <w:bCs/>
          <w:sz w:val="40"/>
          <w:szCs w:val="40"/>
        </w:rPr>
      </w:pPr>
    </w:p>
    <w:p w14:paraId="2A8A2F65" w14:textId="77777777" w:rsidR="008136D9" w:rsidRDefault="008136D9" w:rsidP="008136D9">
      <w:pPr>
        <w:jc w:val="both"/>
        <w:rPr>
          <w:sz w:val="20"/>
          <w:szCs w:val="20"/>
        </w:rPr>
      </w:pPr>
      <w:commentRangeStart w:id="250"/>
      <w:r w:rsidRPr="008136D9">
        <w:rPr>
          <w:b/>
          <w:bCs/>
          <w:sz w:val="40"/>
          <w:szCs w:val="40"/>
        </w:rPr>
        <w:t xml:space="preserve">Author contributions </w:t>
      </w:r>
      <w:commentRangeEnd w:id="250"/>
      <w:r w:rsidR="009A5DF8">
        <w:rPr>
          <w:rStyle w:val="Marquedecommentaire"/>
        </w:rPr>
        <w:commentReference w:id="250"/>
      </w:r>
    </w:p>
    <w:p w14:paraId="52235ED6" w14:textId="05A35DDF" w:rsidR="008136D9" w:rsidRPr="008136D9" w:rsidRDefault="008136D9" w:rsidP="008136D9">
      <w:pPr>
        <w:jc w:val="both"/>
        <w:rPr>
          <w:sz w:val="20"/>
          <w:szCs w:val="20"/>
        </w:rPr>
      </w:pPr>
      <w:r w:rsidRPr="008136D9">
        <w:rPr>
          <w:sz w:val="20"/>
          <w:szCs w:val="20"/>
        </w:rPr>
        <w:t>A.O. (Abdelhak Ouanzougui) conceived the study, developed the extraction tools and all associated code, performed the analyses, and wrote the manuscript. C.C. (Caroline Chabal) supervised the work</w:t>
      </w:r>
      <w:del w:id="251" w:author="GIN Stephane" w:date="2025-10-10T08:30:00Z">
        <w:r w:rsidRPr="008136D9" w:rsidDel="00357A95">
          <w:rPr>
            <w:sz w:val="20"/>
            <w:szCs w:val="20"/>
          </w:rPr>
          <w:delText>, provided continuous guidance throughout the internship, organized the research environment (hardware and administrative support), contributed ideas during weekly meetings, and revised the manuscript</w:delText>
        </w:r>
        <w:r w:rsidDel="00357A95">
          <w:rPr>
            <w:sz w:val="20"/>
            <w:szCs w:val="20"/>
          </w:rPr>
          <w:delText xml:space="preserve"> and </w:delText>
        </w:r>
        <w:r w:rsidRPr="008136D9" w:rsidDel="00357A95">
          <w:rPr>
            <w:sz w:val="20"/>
            <w:szCs w:val="20"/>
          </w:rPr>
          <w:delText>supported interpretation of the results</w:delText>
        </w:r>
      </w:del>
      <w:r w:rsidRPr="008136D9">
        <w:rPr>
          <w:sz w:val="20"/>
          <w:szCs w:val="20"/>
        </w:rPr>
        <w:t xml:space="preserve">. S.G. (Stéphane Gin) </w:t>
      </w:r>
      <w:ins w:id="252" w:author="GIN Stephane" w:date="2025-10-10T08:30:00Z">
        <w:r w:rsidR="00357A95">
          <w:rPr>
            <w:sz w:val="20"/>
            <w:szCs w:val="20"/>
          </w:rPr>
          <w:t xml:space="preserve">and P.F. (Pierre Frugier) </w:t>
        </w:r>
      </w:ins>
      <w:r w:rsidRPr="008136D9">
        <w:rPr>
          <w:sz w:val="20"/>
          <w:szCs w:val="20"/>
        </w:rPr>
        <w:t xml:space="preserve">contributed </w:t>
      </w:r>
      <w:ins w:id="253" w:author="GIN Stephane" w:date="2025-10-10T08:31:00Z">
        <w:r w:rsidR="00357A95">
          <w:rPr>
            <w:sz w:val="20"/>
            <w:szCs w:val="20"/>
          </w:rPr>
          <w:t xml:space="preserve">to select the articles and </w:t>
        </w:r>
      </w:ins>
      <w:del w:id="254" w:author="GIN Stephane" w:date="2025-10-10T08:31:00Z">
        <w:r w:rsidRPr="008136D9" w:rsidDel="00357A95">
          <w:rPr>
            <w:sz w:val="20"/>
            <w:szCs w:val="20"/>
          </w:rPr>
          <w:delText>expertise in glass alteration, advised on the data structure and relevant parameters, provided literature sources</w:delText>
        </w:r>
        <w:r w:rsidDel="00357A95">
          <w:rPr>
            <w:sz w:val="20"/>
            <w:szCs w:val="20"/>
          </w:rPr>
          <w:delText xml:space="preserve">, </w:delText>
        </w:r>
        <w:r w:rsidRPr="008136D9" w:rsidDel="00357A95">
          <w:rPr>
            <w:sz w:val="20"/>
            <w:szCs w:val="20"/>
          </w:rPr>
          <w:delText xml:space="preserve">supported interpretation of the results, and revised the manuscript for clarity. P.F. (Pierre Frugier) contributed domain expertise on glass alteration and </w:delText>
        </w:r>
      </w:del>
      <w:r w:rsidRPr="008136D9">
        <w:rPr>
          <w:sz w:val="20"/>
          <w:szCs w:val="20"/>
        </w:rPr>
        <w:t xml:space="preserve">supported interpretation of the results. F.L.F. (François Le Fèvre) contributed technical expertise, introduced the use of </w:t>
      </w:r>
      <w:proofErr w:type="spellStart"/>
      <w:r w:rsidRPr="008136D9">
        <w:rPr>
          <w:sz w:val="20"/>
          <w:szCs w:val="20"/>
        </w:rPr>
        <w:t>Langflow</w:t>
      </w:r>
      <w:proofErr w:type="spellEnd"/>
      <w:r w:rsidRPr="008136D9">
        <w:rPr>
          <w:sz w:val="20"/>
          <w:szCs w:val="20"/>
        </w:rPr>
        <w:t>, provided guidance on generative AI tools</w:t>
      </w:r>
      <w:ins w:id="255" w:author="GIN Stephane" w:date="2025-10-10T08:31:00Z">
        <w:r w:rsidR="00357A95">
          <w:rPr>
            <w:sz w:val="20"/>
            <w:szCs w:val="20"/>
          </w:rPr>
          <w:t xml:space="preserve">. All contributed to </w:t>
        </w:r>
      </w:ins>
      <w:ins w:id="256" w:author="GIN Stephane" w:date="2025-10-10T08:32:00Z">
        <w:r w:rsidR="00357A95">
          <w:rPr>
            <w:sz w:val="20"/>
            <w:szCs w:val="20"/>
          </w:rPr>
          <w:t>the manuscript preparation.</w:t>
        </w:r>
      </w:ins>
      <w:del w:id="257" w:author="GIN Stephane" w:date="2025-10-10T08:32:00Z">
        <w:r w:rsidRPr="008136D9" w:rsidDel="00357A95">
          <w:rPr>
            <w:sz w:val="20"/>
            <w:szCs w:val="20"/>
          </w:rPr>
          <w:delText>, and revised the manuscript for accuracy.</w:delText>
        </w:r>
      </w:del>
    </w:p>
    <w:p w14:paraId="21DBE7A8" w14:textId="02810ED5" w:rsidR="007F273A" w:rsidRDefault="007F273A" w:rsidP="007F273A">
      <w:pPr>
        <w:rPr>
          <w:b/>
          <w:bCs/>
          <w:sz w:val="40"/>
          <w:szCs w:val="40"/>
        </w:rPr>
      </w:pPr>
      <w:r w:rsidRPr="00243658">
        <w:rPr>
          <w:b/>
          <w:bCs/>
          <w:sz w:val="40"/>
          <w:szCs w:val="40"/>
        </w:rPr>
        <w:t>Additional information</w:t>
      </w:r>
    </w:p>
    <w:p w14:paraId="6820526B" w14:textId="254AFE29" w:rsidR="00D5067B" w:rsidRDefault="00393B8E" w:rsidP="008136D9">
      <w:pPr>
        <w:rPr>
          <w:sz w:val="20"/>
          <w:szCs w:val="20"/>
        </w:rPr>
      </w:pPr>
      <w:r w:rsidRPr="00801057">
        <w:rPr>
          <w:b/>
          <w:bCs/>
          <w:sz w:val="20"/>
          <w:szCs w:val="20"/>
        </w:rPr>
        <w:lastRenderedPageBreak/>
        <w:t>Data availability</w:t>
      </w:r>
      <w:r>
        <w:rPr>
          <w:sz w:val="20"/>
          <w:szCs w:val="20"/>
        </w:rPr>
        <w:t xml:space="preserve"> : </w:t>
      </w:r>
      <w:r w:rsidRPr="00393B8E">
        <w:rPr>
          <w:sz w:val="20"/>
          <w:szCs w:val="20"/>
        </w:rPr>
        <w:t xml:space="preserve">The datasets generated and analyzed in this study are openly available in the </w:t>
      </w:r>
      <w:hyperlink r:id="rId28" w:history="1">
        <w:r w:rsidR="001A1EBA" w:rsidRPr="00472F61">
          <w:rPr>
            <w:rStyle w:val="Lienhypertexte"/>
            <w:color w:val="000000" w:themeColor="text1"/>
            <w:sz w:val="20"/>
            <w:szCs w:val="20"/>
            <w:u w:val="none"/>
          </w:rPr>
          <w:t>NEURAL-NETWORK-TRAINING-ON-GLASS-ALTERATION-DATA</w:t>
        </w:r>
      </w:hyperlink>
      <w:r w:rsidR="001A1EBA" w:rsidRPr="00472F61">
        <w:rPr>
          <w:color w:val="000000" w:themeColor="text1"/>
          <w:sz w:val="20"/>
          <w:szCs w:val="20"/>
        </w:rPr>
        <w:t xml:space="preserve"> </w:t>
      </w:r>
      <w:r w:rsidRPr="00472F61">
        <w:rPr>
          <w:color w:val="000000" w:themeColor="text1"/>
          <w:sz w:val="20"/>
          <w:szCs w:val="20"/>
        </w:rPr>
        <w:t xml:space="preserve"> </w:t>
      </w:r>
      <w:r w:rsidRPr="00393B8E">
        <w:rPr>
          <w:sz w:val="20"/>
          <w:szCs w:val="20"/>
        </w:rPr>
        <w:t>repository at</w:t>
      </w:r>
      <w:r w:rsidR="00472F61">
        <w:rPr>
          <w:sz w:val="20"/>
          <w:szCs w:val="20"/>
        </w:rPr>
        <w:t xml:space="preserve"> </w:t>
      </w:r>
      <w:bookmarkStart w:id="258" w:name="_Hlk209386171"/>
      <w:r w:rsidR="00D5067B">
        <w:fldChar w:fldCharType="begin"/>
      </w:r>
      <w:r w:rsidR="00D5067B">
        <w:instrText>HYPERLINK "https://github.com/OUANZOUGUIAbdelhak/NEURAL-NETWORK-TRAINING-ON-GLASS-ALTERATION-DATA"</w:instrText>
      </w:r>
      <w:r w:rsidR="00D5067B">
        <w:fldChar w:fldCharType="separate"/>
      </w:r>
      <w:r w:rsidR="00D5067B" w:rsidRPr="00C44B11">
        <w:rPr>
          <w:rStyle w:val="Lienhypertexte"/>
          <w:sz w:val="20"/>
          <w:szCs w:val="20"/>
        </w:rPr>
        <w:t>https://github.com/OUANZOUGUIAbdelhak/NEURAL-NETWORK-TRAINING-ON-GLASS-ALTERATION-DATA</w:t>
      </w:r>
      <w:r w:rsidR="00D5067B">
        <w:fldChar w:fldCharType="end"/>
      </w:r>
    </w:p>
    <w:bookmarkEnd w:id="258"/>
    <w:p w14:paraId="3BAD573B" w14:textId="2C2E49DA" w:rsidR="00983541" w:rsidRDefault="00983541" w:rsidP="008136D9">
      <w:pPr>
        <w:rPr>
          <w:sz w:val="20"/>
          <w:szCs w:val="20"/>
        </w:rPr>
      </w:pPr>
      <w:r w:rsidRPr="00983541">
        <w:rPr>
          <w:b/>
          <w:bCs/>
          <w:sz w:val="20"/>
          <w:szCs w:val="20"/>
        </w:rPr>
        <w:t>Code availability</w:t>
      </w:r>
      <w:r w:rsidRPr="00983541">
        <w:rPr>
          <w:sz w:val="20"/>
          <w:szCs w:val="20"/>
        </w:rPr>
        <w:t xml:space="preserve"> </w:t>
      </w:r>
      <w:r>
        <w:rPr>
          <w:sz w:val="20"/>
          <w:szCs w:val="20"/>
        </w:rPr>
        <w:t xml:space="preserve">: </w:t>
      </w:r>
      <w:r w:rsidRPr="00983541">
        <w:rPr>
          <w:i/>
          <w:iCs/>
          <w:sz w:val="20"/>
          <w:szCs w:val="20"/>
        </w:rPr>
        <w:t xml:space="preserve">All source code, </w:t>
      </w:r>
      <w:proofErr w:type="spellStart"/>
      <w:r w:rsidRPr="00983541">
        <w:rPr>
          <w:i/>
          <w:iCs/>
          <w:sz w:val="20"/>
          <w:szCs w:val="20"/>
        </w:rPr>
        <w:t>Langflow</w:t>
      </w:r>
      <w:proofErr w:type="spellEnd"/>
      <w:r w:rsidRPr="00983541">
        <w:rPr>
          <w:i/>
          <w:iCs/>
          <w:sz w:val="20"/>
          <w:szCs w:val="20"/>
        </w:rPr>
        <w:t xml:space="preserve"> workflows (JSON format), and preprocessing scripts are available in the GLASS-GPT repository at </w:t>
      </w:r>
      <w:hyperlink r:id="rId29" w:history="1">
        <w:r w:rsidR="00801057" w:rsidRPr="00C44B11">
          <w:rPr>
            <w:rStyle w:val="Lienhypertexte"/>
            <w:sz w:val="20"/>
            <w:szCs w:val="20"/>
          </w:rPr>
          <w:t>https://github.com/OUANZOUGUIAbdelhak/GLASS-GPT</w:t>
        </w:r>
      </w:hyperlink>
    </w:p>
    <w:p w14:paraId="7FF9B2C4" w14:textId="77777777" w:rsidR="0051395B" w:rsidRPr="00393B8E" w:rsidRDefault="0051395B" w:rsidP="00983541">
      <w:pPr>
        <w:rPr>
          <w:sz w:val="20"/>
          <w:szCs w:val="20"/>
        </w:rPr>
      </w:pPr>
    </w:p>
    <w:p w14:paraId="0C52D58D" w14:textId="48649F8C" w:rsidR="007F273A" w:rsidRPr="00805035" w:rsidRDefault="007F273A" w:rsidP="007F273A">
      <w:pPr>
        <w:rPr>
          <w:b/>
          <w:bCs/>
          <w:sz w:val="40"/>
          <w:szCs w:val="40"/>
        </w:rPr>
      </w:pPr>
      <w:r w:rsidRPr="00243658">
        <w:rPr>
          <w:b/>
          <w:bCs/>
          <w:sz w:val="40"/>
          <w:szCs w:val="40"/>
        </w:rPr>
        <w:t>References</w:t>
      </w:r>
    </w:p>
    <w:p w14:paraId="387025F7" w14:textId="77777777" w:rsidR="00D45BE1" w:rsidRPr="00243658" w:rsidRDefault="00D45BE1" w:rsidP="00D45BE1">
      <w:pPr>
        <w:pStyle w:val="Paragraphedeliste"/>
        <w:numPr>
          <w:ilvl w:val="0"/>
          <w:numId w:val="3"/>
        </w:numPr>
        <w:spacing w:after="0"/>
        <w:rPr>
          <w:sz w:val="20"/>
          <w:szCs w:val="20"/>
        </w:rPr>
      </w:pPr>
      <w:r w:rsidRPr="00243658">
        <w:rPr>
          <w:sz w:val="20"/>
          <w:szCs w:val="20"/>
        </w:rPr>
        <w:t>Gin, S., et al. An international initiative on long-term behavior of high-level nuclear waste glass. Materials Today 16(6), 243–248 (2013). https://doi.org/10.1016/j.mattod.2013.06.008</w:t>
      </w:r>
    </w:p>
    <w:p w14:paraId="416D3671" w14:textId="77777777" w:rsidR="00D45BE1" w:rsidRPr="00243658" w:rsidRDefault="00D45BE1" w:rsidP="00D45BE1">
      <w:pPr>
        <w:pStyle w:val="Paragraphedeliste"/>
        <w:numPr>
          <w:ilvl w:val="0"/>
          <w:numId w:val="3"/>
        </w:numPr>
        <w:spacing w:after="0"/>
        <w:rPr>
          <w:sz w:val="20"/>
          <w:szCs w:val="20"/>
          <w:lang w:val="fr-FR"/>
        </w:rPr>
      </w:pPr>
      <w:r w:rsidRPr="00243658">
        <w:rPr>
          <w:sz w:val="20"/>
          <w:szCs w:val="20"/>
        </w:rPr>
        <w:t xml:space="preserve">Ojovan, M. I. &amp; Lee, W. E. An Introduction to Nuclear Waste </w:t>
      </w:r>
      <w:proofErr w:type="spellStart"/>
      <w:r w:rsidRPr="00243658">
        <w:rPr>
          <w:sz w:val="20"/>
          <w:szCs w:val="20"/>
        </w:rPr>
        <w:t>Immobilisation</w:t>
      </w:r>
      <w:proofErr w:type="spellEnd"/>
      <w:r w:rsidRPr="00243658">
        <w:rPr>
          <w:sz w:val="20"/>
          <w:szCs w:val="20"/>
        </w:rPr>
        <w:t xml:space="preserve"> (2nd ed.). </w:t>
      </w:r>
      <w:r w:rsidRPr="00243658">
        <w:rPr>
          <w:sz w:val="20"/>
          <w:szCs w:val="20"/>
          <w:lang w:val="fr-FR"/>
        </w:rPr>
        <w:t xml:space="preserve">Elsevier, Oxford (2014). </w:t>
      </w:r>
    </w:p>
    <w:p w14:paraId="15CE725B" w14:textId="34F6D379" w:rsidR="00D45BE1" w:rsidRPr="00243658" w:rsidRDefault="00D45BE1" w:rsidP="00D45BE1">
      <w:pPr>
        <w:pStyle w:val="Paragraphedeliste"/>
        <w:numPr>
          <w:ilvl w:val="0"/>
          <w:numId w:val="3"/>
        </w:numPr>
        <w:spacing w:after="0"/>
        <w:rPr>
          <w:sz w:val="20"/>
          <w:szCs w:val="20"/>
        </w:rPr>
      </w:pPr>
      <w:proofErr w:type="spellStart"/>
      <w:r w:rsidRPr="00243658">
        <w:rPr>
          <w:sz w:val="20"/>
          <w:szCs w:val="20"/>
        </w:rPr>
        <w:t>Frugier</w:t>
      </w:r>
      <w:proofErr w:type="spellEnd"/>
      <w:r w:rsidRPr="00243658">
        <w:rPr>
          <w:sz w:val="20"/>
          <w:szCs w:val="20"/>
        </w:rPr>
        <w:t xml:space="preserve">, P., et al. SON68 nuclear glass dissolution kinetics: Current state of knowledge and basis for the new GRAAL model. Journal of Nuclear Materials 380(1–3), 8–21 (2008). </w:t>
      </w:r>
    </w:p>
    <w:p w14:paraId="2C05D6B7" w14:textId="77777777" w:rsidR="00D45BE1" w:rsidRPr="00243658" w:rsidRDefault="00D45BE1" w:rsidP="00D45BE1">
      <w:pPr>
        <w:pStyle w:val="Paragraphedeliste"/>
        <w:numPr>
          <w:ilvl w:val="0"/>
          <w:numId w:val="3"/>
        </w:numPr>
        <w:spacing w:after="0"/>
        <w:rPr>
          <w:sz w:val="20"/>
          <w:szCs w:val="20"/>
          <w:lang w:val="fr-FR"/>
        </w:rPr>
      </w:pPr>
      <w:r w:rsidRPr="00243658">
        <w:rPr>
          <w:sz w:val="20"/>
          <w:szCs w:val="20"/>
          <w:lang w:val="fr-FR"/>
        </w:rPr>
        <w:t xml:space="preserve">Vienna, J. D., et al. </w:t>
      </w:r>
      <w:r w:rsidRPr="00243658">
        <w:rPr>
          <w:sz w:val="20"/>
          <w:szCs w:val="20"/>
        </w:rPr>
        <w:t xml:space="preserve">Nuclear waste glass dissolution: Mechanism, model, and application. </w:t>
      </w:r>
      <w:r w:rsidRPr="00243658">
        <w:rPr>
          <w:sz w:val="20"/>
          <w:szCs w:val="20"/>
          <w:lang w:val="fr-FR"/>
        </w:rPr>
        <w:t xml:space="preserve">Journal of Non-Crystalline </w:t>
      </w:r>
      <w:proofErr w:type="spellStart"/>
      <w:r w:rsidRPr="00243658">
        <w:rPr>
          <w:sz w:val="20"/>
          <w:szCs w:val="20"/>
          <w:lang w:val="fr-FR"/>
        </w:rPr>
        <w:t>Solids</w:t>
      </w:r>
      <w:proofErr w:type="spellEnd"/>
      <w:r w:rsidRPr="00243658">
        <w:rPr>
          <w:sz w:val="20"/>
          <w:szCs w:val="20"/>
          <w:lang w:val="fr-FR"/>
        </w:rPr>
        <w:t xml:space="preserve"> 358(23), 2767–2782 (2013). </w:t>
      </w:r>
    </w:p>
    <w:p w14:paraId="770AF328" w14:textId="32522C23" w:rsidR="00D45BE1" w:rsidRPr="00243658" w:rsidRDefault="00D45BE1" w:rsidP="006F13E6">
      <w:pPr>
        <w:pStyle w:val="Paragraphedeliste"/>
        <w:numPr>
          <w:ilvl w:val="0"/>
          <w:numId w:val="3"/>
        </w:numPr>
        <w:spacing w:after="0"/>
        <w:rPr>
          <w:sz w:val="20"/>
          <w:szCs w:val="20"/>
        </w:rPr>
      </w:pPr>
      <w:r w:rsidRPr="00243658">
        <w:rPr>
          <w:sz w:val="20"/>
          <w:szCs w:val="20"/>
        </w:rPr>
        <w:t xml:space="preserve">Vienna, J. D., Ryan, J. V., Gin, S., &amp; Inagaki, Y. Current understanding and remaining challenges in modeling long-term degradation of borosilicate nuclear waste glasses. </w:t>
      </w:r>
      <w:r w:rsidRPr="00243658">
        <w:rPr>
          <w:i/>
          <w:iCs/>
          <w:sz w:val="20"/>
          <w:szCs w:val="20"/>
        </w:rPr>
        <w:t>International Journal of Applied Glass Science</w:t>
      </w:r>
      <w:r w:rsidRPr="00243658">
        <w:rPr>
          <w:sz w:val="20"/>
          <w:szCs w:val="20"/>
        </w:rPr>
        <w:t xml:space="preserve"> 4(4), 283–294 (2013). </w:t>
      </w:r>
    </w:p>
    <w:p w14:paraId="7A1F4D13" w14:textId="7C1B92E8" w:rsidR="00D45BE1" w:rsidRPr="00243658" w:rsidRDefault="00D45BE1" w:rsidP="00D45BE1">
      <w:pPr>
        <w:pStyle w:val="Paragraphedeliste"/>
        <w:numPr>
          <w:ilvl w:val="0"/>
          <w:numId w:val="3"/>
        </w:numPr>
        <w:spacing w:after="0"/>
        <w:rPr>
          <w:sz w:val="20"/>
          <w:szCs w:val="20"/>
          <w:lang w:val="fr-FR"/>
        </w:rPr>
      </w:pPr>
      <w:r w:rsidRPr="00243658">
        <w:rPr>
          <w:sz w:val="20"/>
          <w:szCs w:val="20"/>
          <w:lang w:val="fr-FR"/>
        </w:rPr>
        <w:t xml:space="preserve">Cole, J. M., et al. </w:t>
      </w:r>
      <w:r w:rsidRPr="00243658">
        <w:rPr>
          <w:sz w:val="20"/>
          <w:szCs w:val="20"/>
        </w:rPr>
        <w:t xml:space="preserve">The importance of data curation in scientific publishing. </w:t>
      </w:r>
      <w:r w:rsidRPr="00243658">
        <w:rPr>
          <w:sz w:val="20"/>
          <w:szCs w:val="20"/>
          <w:lang w:val="fr-FR"/>
        </w:rPr>
        <w:t xml:space="preserve">Patterns 2(6), 100286 (2020). </w:t>
      </w:r>
    </w:p>
    <w:p w14:paraId="1DDCC25F" w14:textId="77777777" w:rsidR="00D45BE1" w:rsidRPr="00243658" w:rsidRDefault="00D45BE1" w:rsidP="00D45BE1">
      <w:pPr>
        <w:pStyle w:val="Paragraphedeliste"/>
        <w:numPr>
          <w:ilvl w:val="0"/>
          <w:numId w:val="3"/>
        </w:numPr>
        <w:spacing w:after="0"/>
        <w:rPr>
          <w:sz w:val="20"/>
          <w:szCs w:val="20"/>
        </w:rPr>
      </w:pPr>
      <w:r w:rsidRPr="00243658">
        <w:rPr>
          <w:sz w:val="20"/>
          <w:szCs w:val="20"/>
        </w:rPr>
        <w:t xml:space="preserve">Huang, B., et al. Extracting Accurate Materials Data from Research Papers with Conversational Language Models and Prompt Engineering. </w:t>
      </w:r>
      <w:proofErr w:type="spellStart"/>
      <w:r w:rsidRPr="00243658">
        <w:rPr>
          <w:sz w:val="20"/>
          <w:szCs w:val="20"/>
        </w:rPr>
        <w:t>arXiv</w:t>
      </w:r>
      <w:proofErr w:type="spellEnd"/>
      <w:r w:rsidRPr="00243658">
        <w:rPr>
          <w:sz w:val="20"/>
          <w:szCs w:val="20"/>
        </w:rPr>
        <w:t xml:space="preserve"> preprint arXiv:2401.00079 (2024).</w:t>
      </w:r>
    </w:p>
    <w:p w14:paraId="391982B7" w14:textId="1573F649" w:rsidR="00D45BE1" w:rsidRPr="00243658" w:rsidRDefault="00D45BE1" w:rsidP="00D45BE1">
      <w:pPr>
        <w:pStyle w:val="Paragraphedeliste"/>
        <w:numPr>
          <w:ilvl w:val="0"/>
          <w:numId w:val="3"/>
        </w:numPr>
        <w:spacing w:after="0"/>
        <w:rPr>
          <w:sz w:val="20"/>
          <w:szCs w:val="20"/>
        </w:rPr>
      </w:pPr>
      <w:r w:rsidRPr="00243658">
        <w:rPr>
          <w:sz w:val="20"/>
          <w:szCs w:val="20"/>
        </w:rPr>
        <w:t xml:space="preserve">Kim, E., Huang, K., Saunders, A., McCallum, A., Ceder, G. &amp; Olivetti, E. Materials synthesis insights from scientific literature via text extraction and machine learning. </w:t>
      </w:r>
      <w:r w:rsidRPr="00243658">
        <w:rPr>
          <w:i/>
          <w:iCs/>
          <w:sz w:val="20"/>
          <w:szCs w:val="20"/>
        </w:rPr>
        <w:t>Chemistry of Materials</w:t>
      </w:r>
      <w:r w:rsidRPr="00243658">
        <w:rPr>
          <w:sz w:val="20"/>
          <w:szCs w:val="20"/>
        </w:rPr>
        <w:t xml:space="preserve"> 29(21), 9436–9444 (2017). </w:t>
      </w:r>
    </w:p>
    <w:p w14:paraId="73473DAE" w14:textId="3B770BCB" w:rsidR="00DD636C" w:rsidRPr="00243658" w:rsidRDefault="00D45BE1" w:rsidP="00CF6D27">
      <w:pPr>
        <w:pStyle w:val="Paragraphedeliste"/>
        <w:numPr>
          <w:ilvl w:val="0"/>
          <w:numId w:val="3"/>
        </w:numPr>
        <w:spacing w:after="0"/>
        <w:rPr>
          <w:sz w:val="20"/>
          <w:szCs w:val="20"/>
        </w:rPr>
      </w:pPr>
      <w:r w:rsidRPr="00243658">
        <w:rPr>
          <w:sz w:val="20"/>
          <w:szCs w:val="20"/>
        </w:rPr>
        <w:t xml:space="preserve">Tshitoyan, V., et al. Unsupervised word embeddings capture latent knowledge from materials science literature. </w:t>
      </w:r>
      <w:r w:rsidRPr="00243658">
        <w:rPr>
          <w:i/>
          <w:iCs/>
          <w:sz w:val="20"/>
          <w:szCs w:val="20"/>
        </w:rPr>
        <w:t>Nature</w:t>
      </w:r>
      <w:r w:rsidRPr="00243658">
        <w:rPr>
          <w:sz w:val="20"/>
          <w:szCs w:val="20"/>
        </w:rPr>
        <w:t xml:space="preserve"> 571, 95–98 (2019). </w:t>
      </w:r>
    </w:p>
    <w:p w14:paraId="34957112" w14:textId="48DFD933" w:rsidR="004026E4" w:rsidRPr="00243658" w:rsidRDefault="00313A3E" w:rsidP="00CF6D27">
      <w:pPr>
        <w:pStyle w:val="Paragraphedeliste"/>
        <w:numPr>
          <w:ilvl w:val="0"/>
          <w:numId w:val="3"/>
        </w:numPr>
        <w:spacing w:after="0"/>
        <w:rPr>
          <w:sz w:val="20"/>
          <w:szCs w:val="20"/>
        </w:rPr>
      </w:pPr>
      <w:proofErr w:type="spellStart"/>
      <w:r w:rsidRPr="00243658">
        <w:rPr>
          <w:sz w:val="20"/>
          <w:szCs w:val="20"/>
          <w:lang w:val="fr-FR"/>
        </w:rPr>
        <w:t>Petti</w:t>
      </w:r>
      <w:proofErr w:type="spellEnd"/>
      <w:r w:rsidRPr="00243658">
        <w:rPr>
          <w:sz w:val="20"/>
          <w:szCs w:val="20"/>
          <w:lang w:val="fr-FR"/>
        </w:rPr>
        <w:t xml:space="preserve">, C. M., et al. </w:t>
      </w:r>
      <w:r w:rsidRPr="00243658">
        <w:rPr>
          <w:i/>
          <w:iCs/>
          <w:sz w:val="20"/>
          <w:szCs w:val="20"/>
        </w:rPr>
        <w:t>Challenges in digitizing and extracting materials data from literature.</w:t>
      </w:r>
      <w:r w:rsidRPr="00243658">
        <w:rPr>
          <w:sz w:val="20"/>
          <w:szCs w:val="20"/>
        </w:rPr>
        <w:t xml:space="preserve"> </w:t>
      </w:r>
      <w:r w:rsidRPr="00243658">
        <w:rPr>
          <w:i/>
          <w:iCs/>
          <w:sz w:val="20"/>
          <w:szCs w:val="20"/>
        </w:rPr>
        <w:t>J. Chem. Inf. Model.</w:t>
      </w:r>
      <w:r w:rsidRPr="00243658">
        <w:rPr>
          <w:sz w:val="20"/>
          <w:szCs w:val="20"/>
        </w:rPr>
        <w:t xml:space="preserve"> </w:t>
      </w:r>
      <w:r w:rsidRPr="00243658">
        <w:rPr>
          <w:b/>
          <w:bCs/>
          <w:sz w:val="20"/>
          <w:szCs w:val="20"/>
        </w:rPr>
        <w:t>62</w:t>
      </w:r>
      <w:r w:rsidRPr="00243658">
        <w:rPr>
          <w:sz w:val="20"/>
          <w:szCs w:val="20"/>
        </w:rPr>
        <w:t xml:space="preserve">(6), 1392–1404 (2022). </w:t>
      </w:r>
    </w:p>
    <w:p w14:paraId="25EBAC30" w14:textId="6098DC84" w:rsidR="004026E4" w:rsidRPr="00243658" w:rsidRDefault="004026E4" w:rsidP="004026E4">
      <w:pPr>
        <w:pStyle w:val="Paragraphedeliste"/>
        <w:numPr>
          <w:ilvl w:val="0"/>
          <w:numId w:val="3"/>
        </w:numPr>
        <w:spacing w:after="0"/>
        <w:rPr>
          <w:sz w:val="20"/>
          <w:szCs w:val="20"/>
        </w:rPr>
      </w:pPr>
      <w:proofErr w:type="spellStart"/>
      <w:r w:rsidRPr="00243658">
        <w:rPr>
          <w:sz w:val="20"/>
          <w:szCs w:val="20"/>
        </w:rPr>
        <w:t>Pieraggi</w:t>
      </w:r>
      <w:proofErr w:type="spellEnd"/>
      <w:r w:rsidRPr="00243658">
        <w:rPr>
          <w:sz w:val="20"/>
          <w:szCs w:val="20"/>
        </w:rPr>
        <w:t xml:space="preserve">, B., et al. The effect of pH, temperature and surface area on the dissolution rate of nuclear waste glasses in unsaturated conditions. J. </w:t>
      </w:r>
      <w:proofErr w:type="spellStart"/>
      <w:r w:rsidRPr="00243658">
        <w:rPr>
          <w:sz w:val="20"/>
          <w:szCs w:val="20"/>
        </w:rPr>
        <w:t>Nucl</w:t>
      </w:r>
      <w:proofErr w:type="spellEnd"/>
      <w:r w:rsidRPr="00243658">
        <w:rPr>
          <w:sz w:val="20"/>
          <w:szCs w:val="20"/>
        </w:rPr>
        <w:t>. Mater. 298(1–2), 26–36 (2001). https://doi.org/10.1016/S0022-3115(01)00618-4</w:t>
      </w:r>
    </w:p>
    <w:p w14:paraId="0E88B315" w14:textId="01F4B55E" w:rsidR="004C6C75" w:rsidRPr="00243658" w:rsidRDefault="004026E4" w:rsidP="00A710EE">
      <w:pPr>
        <w:pStyle w:val="Paragraphedeliste"/>
        <w:numPr>
          <w:ilvl w:val="0"/>
          <w:numId w:val="3"/>
        </w:numPr>
        <w:spacing w:after="0"/>
        <w:rPr>
          <w:sz w:val="20"/>
          <w:szCs w:val="20"/>
        </w:rPr>
      </w:pPr>
      <w:r w:rsidRPr="00243658">
        <w:rPr>
          <w:sz w:val="20"/>
          <w:szCs w:val="20"/>
        </w:rPr>
        <w:t xml:space="preserve">Abdelouas, A., et al. The mechanism of alteration of nuclear waste glass in unsaturated conditions. J. </w:t>
      </w:r>
      <w:proofErr w:type="spellStart"/>
      <w:r w:rsidRPr="00243658">
        <w:rPr>
          <w:sz w:val="20"/>
          <w:szCs w:val="20"/>
        </w:rPr>
        <w:t>Nucl</w:t>
      </w:r>
      <w:proofErr w:type="spellEnd"/>
      <w:r w:rsidRPr="00243658">
        <w:rPr>
          <w:sz w:val="20"/>
          <w:szCs w:val="20"/>
        </w:rPr>
        <w:t xml:space="preserve">. Mater. 211(2), 143–156 (1994). </w:t>
      </w:r>
    </w:p>
    <w:p w14:paraId="356B89EB" w14:textId="1576659F" w:rsidR="00490C62" w:rsidRPr="00243658" w:rsidRDefault="00490C62" w:rsidP="00490C62">
      <w:pPr>
        <w:pStyle w:val="Paragraphedeliste"/>
        <w:numPr>
          <w:ilvl w:val="0"/>
          <w:numId w:val="3"/>
        </w:numPr>
        <w:spacing w:after="0"/>
        <w:rPr>
          <w:sz w:val="20"/>
          <w:szCs w:val="20"/>
        </w:rPr>
      </w:pPr>
      <w:r w:rsidRPr="00243658">
        <w:rPr>
          <w:sz w:val="20"/>
          <w:szCs w:val="20"/>
        </w:rPr>
        <w:t xml:space="preserve">Ward, L., et al. A general-purpose machine learning framework for predicting properties of inorganic materials. </w:t>
      </w:r>
      <w:proofErr w:type="spellStart"/>
      <w:r w:rsidRPr="00243658">
        <w:rPr>
          <w:sz w:val="20"/>
          <w:szCs w:val="20"/>
        </w:rPr>
        <w:t>npj</w:t>
      </w:r>
      <w:proofErr w:type="spellEnd"/>
      <w:r w:rsidRPr="00243658">
        <w:rPr>
          <w:sz w:val="20"/>
          <w:szCs w:val="20"/>
        </w:rPr>
        <w:t xml:space="preserve"> Comput. Mater. 4, 36 (2018). https://doi.org/10.1038/s41524-018-0088-8</w:t>
      </w:r>
    </w:p>
    <w:p w14:paraId="36D47E14" w14:textId="23DE9378" w:rsidR="003E272F" w:rsidRPr="00243658" w:rsidRDefault="00490C62" w:rsidP="003E272F">
      <w:pPr>
        <w:pStyle w:val="Paragraphedeliste"/>
        <w:numPr>
          <w:ilvl w:val="0"/>
          <w:numId w:val="3"/>
        </w:numPr>
        <w:spacing w:after="0"/>
        <w:rPr>
          <w:sz w:val="20"/>
          <w:szCs w:val="20"/>
        </w:rPr>
      </w:pPr>
      <w:r w:rsidRPr="00243658">
        <w:rPr>
          <w:sz w:val="20"/>
          <w:szCs w:val="20"/>
        </w:rPr>
        <w:t xml:space="preserve">Jha, D., et al. </w:t>
      </w:r>
      <w:proofErr w:type="spellStart"/>
      <w:r w:rsidRPr="00243658">
        <w:rPr>
          <w:sz w:val="20"/>
          <w:szCs w:val="20"/>
        </w:rPr>
        <w:t>ElemNet</w:t>
      </w:r>
      <w:proofErr w:type="spellEnd"/>
      <w:r w:rsidRPr="00243658">
        <w:rPr>
          <w:sz w:val="20"/>
          <w:szCs w:val="20"/>
        </w:rPr>
        <w:t xml:space="preserve">: Deep learning the chemistry of materials from only elemental composition. Sci. Rep. 8, 17593 (2018). </w:t>
      </w:r>
    </w:p>
    <w:p w14:paraId="523775A7" w14:textId="1BE1FFAC" w:rsidR="00143FB0" w:rsidRPr="00243658" w:rsidRDefault="00143FB0" w:rsidP="00143FB0">
      <w:pPr>
        <w:pStyle w:val="Paragraphedeliste"/>
        <w:numPr>
          <w:ilvl w:val="0"/>
          <w:numId w:val="3"/>
        </w:numPr>
        <w:spacing w:after="0"/>
        <w:rPr>
          <w:sz w:val="20"/>
          <w:szCs w:val="20"/>
        </w:rPr>
      </w:pPr>
      <w:proofErr w:type="spellStart"/>
      <w:r w:rsidRPr="00243658">
        <w:rPr>
          <w:sz w:val="20"/>
          <w:szCs w:val="20"/>
        </w:rPr>
        <w:t>Langflow</w:t>
      </w:r>
      <w:proofErr w:type="spellEnd"/>
      <w:r w:rsidRPr="00243658">
        <w:rPr>
          <w:sz w:val="20"/>
          <w:szCs w:val="20"/>
        </w:rPr>
        <w:t xml:space="preserve">. </w:t>
      </w:r>
      <w:proofErr w:type="spellStart"/>
      <w:r w:rsidRPr="00243658">
        <w:rPr>
          <w:i/>
          <w:iCs/>
          <w:sz w:val="20"/>
          <w:szCs w:val="20"/>
        </w:rPr>
        <w:t>Langflow</w:t>
      </w:r>
      <w:proofErr w:type="spellEnd"/>
      <w:r w:rsidRPr="00243658">
        <w:rPr>
          <w:i/>
          <w:iCs/>
          <w:sz w:val="20"/>
          <w:szCs w:val="20"/>
        </w:rPr>
        <w:t>: Open-source visual framework for building LLM applications.</w:t>
      </w:r>
      <w:r w:rsidRPr="00243658">
        <w:rPr>
          <w:sz w:val="20"/>
          <w:szCs w:val="20"/>
        </w:rPr>
        <w:t xml:space="preserve"> GitHub repository (202</w:t>
      </w:r>
      <w:r w:rsidR="00FD7248" w:rsidRPr="00243658">
        <w:rPr>
          <w:sz w:val="20"/>
          <w:szCs w:val="20"/>
        </w:rPr>
        <w:t>5</w:t>
      </w:r>
      <w:r w:rsidRPr="00243658">
        <w:rPr>
          <w:sz w:val="20"/>
          <w:szCs w:val="20"/>
        </w:rPr>
        <w:t xml:space="preserve">). </w:t>
      </w:r>
      <w:hyperlink r:id="rId30" w:tgtFrame="_new" w:history="1">
        <w:r w:rsidRPr="00243658">
          <w:rPr>
            <w:rStyle w:val="Lienhypertexte"/>
            <w:sz w:val="20"/>
            <w:szCs w:val="20"/>
          </w:rPr>
          <w:t>https://github.com/langflow-ai/langflow</w:t>
        </w:r>
      </w:hyperlink>
    </w:p>
    <w:p w14:paraId="4EE249C3" w14:textId="2D48D5DE" w:rsidR="00FD7248" w:rsidRPr="00243658" w:rsidRDefault="00FD7248" w:rsidP="00FD7248">
      <w:pPr>
        <w:pStyle w:val="Paragraphedeliste"/>
        <w:numPr>
          <w:ilvl w:val="0"/>
          <w:numId w:val="3"/>
        </w:numPr>
        <w:spacing w:after="0"/>
        <w:rPr>
          <w:sz w:val="20"/>
          <w:szCs w:val="20"/>
        </w:rPr>
      </w:pPr>
      <w:r w:rsidRPr="00243658">
        <w:rPr>
          <w:sz w:val="20"/>
          <w:szCs w:val="20"/>
        </w:rPr>
        <w:t xml:space="preserve">Ouanzougui, A. </w:t>
      </w:r>
      <w:r w:rsidRPr="00243658">
        <w:rPr>
          <w:i/>
          <w:iCs/>
          <w:sz w:val="20"/>
          <w:szCs w:val="20"/>
        </w:rPr>
        <w:t>GLASS-GPT: Automated extraction pipeline for glass dissolution data.</w:t>
      </w:r>
      <w:r w:rsidRPr="00243658">
        <w:rPr>
          <w:sz w:val="20"/>
          <w:szCs w:val="20"/>
        </w:rPr>
        <w:t xml:space="preserve"> GitHub repository (2025). </w:t>
      </w:r>
      <w:hyperlink r:id="rId31" w:tgtFrame="_new" w:history="1">
        <w:r w:rsidRPr="00243658">
          <w:rPr>
            <w:rStyle w:val="Lienhypertexte"/>
            <w:sz w:val="20"/>
            <w:szCs w:val="20"/>
          </w:rPr>
          <w:t>https://github.com/OUANZOUGUIAbdelhak/GLASS-GPT</w:t>
        </w:r>
      </w:hyperlink>
    </w:p>
    <w:p w14:paraId="49AF908B" w14:textId="13F3703D" w:rsidR="008B5DE4" w:rsidRPr="00243658" w:rsidRDefault="008B5DE4" w:rsidP="008B5DE4">
      <w:pPr>
        <w:pStyle w:val="Paragraphedeliste"/>
        <w:numPr>
          <w:ilvl w:val="0"/>
          <w:numId w:val="3"/>
        </w:numPr>
        <w:spacing w:after="0"/>
        <w:rPr>
          <w:sz w:val="20"/>
          <w:szCs w:val="20"/>
        </w:rPr>
      </w:pPr>
      <w:proofErr w:type="spellStart"/>
      <w:r w:rsidRPr="00243658">
        <w:rPr>
          <w:sz w:val="20"/>
          <w:szCs w:val="20"/>
        </w:rPr>
        <w:t>Docling</w:t>
      </w:r>
      <w:proofErr w:type="spellEnd"/>
      <w:r w:rsidRPr="00243658">
        <w:rPr>
          <w:sz w:val="20"/>
          <w:szCs w:val="20"/>
        </w:rPr>
        <w:t xml:space="preserve">. </w:t>
      </w:r>
      <w:proofErr w:type="spellStart"/>
      <w:r w:rsidRPr="00243658">
        <w:rPr>
          <w:sz w:val="20"/>
          <w:szCs w:val="20"/>
        </w:rPr>
        <w:t>Docling</w:t>
      </w:r>
      <w:proofErr w:type="spellEnd"/>
      <w:r w:rsidRPr="00243658">
        <w:rPr>
          <w:sz w:val="20"/>
          <w:szCs w:val="20"/>
        </w:rPr>
        <w:t xml:space="preserve">: An open-source OCR and document parsing toolkit. GitHub repository (2024). Available at: </w:t>
      </w:r>
      <w:hyperlink r:id="rId32" w:history="1">
        <w:r w:rsidR="009D7C05" w:rsidRPr="00243658">
          <w:rPr>
            <w:rStyle w:val="Lienhypertexte"/>
            <w:sz w:val="20"/>
            <w:szCs w:val="20"/>
          </w:rPr>
          <w:t>https://github.com/DS4SD/docling</w:t>
        </w:r>
      </w:hyperlink>
    </w:p>
    <w:p w14:paraId="73EBB04E" w14:textId="0F2AF3FE" w:rsidR="00153127" w:rsidRDefault="003675B7" w:rsidP="00CF6D27">
      <w:pPr>
        <w:pStyle w:val="Paragraphedeliste"/>
        <w:numPr>
          <w:ilvl w:val="0"/>
          <w:numId w:val="3"/>
        </w:numPr>
        <w:spacing w:after="0"/>
        <w:rPr>
          <w:ins w:id="259" w:author="Abdelhak Ouanzougui" w:date="2025-09-21T22:28:00Z"/>
          <w:sz w:val="20"/>
          <w:szCs w:val="20"/>
        </w:rPr>
      </w:pPr>
      <w:r w:rsidRPr="00243658">
        <w:rPr>
          <w:sz w:val="20"/>
          <w:szCs w:val="20"/>
        </w:rPr>
        <w:t xml:space="preserve">Ouanzougui, A. </w:t>
      </w:r>
      <w:r w:rsidR="00DA6C21" w:rsidRPr="00243658">
        <w:rPr>
          <w:sz w:val="20"/>
          <w:szCs w:val="20"/>
        </w:rPr>
        <w:t>FLASK-APPLICATION</w:t>
      </w:r>
      <w:r w:rsidRPr="00243658">
        <w:rPr>
          <w:i/>
          <w:iCs/>
          <w:sz w:val="20"/>
          <w:szCs w:val="20"/>
        </w:rPr>
        <w:t xml:space="preserve">: </w:t>
      </w:r>
      <w:r w:rsidR="003961F9" w:rsidRPr="00243658">
        <w:rPr>
          <w:i/>
          <w:iCs/>
          <w:sz w:val="20"/>
          <w:szCs w:val="20"/>
        </w:rPr>
        <w:t>Flask</w:t>
      </w:r>
      <w:r w:rsidRPr="00243658">
        <w:rPr>
          <w:i/>
          <w:iCs/>
          <w:sz w:val="20"/>
          <w:szCs w:val="20"/>
        </w:rPr>
        <w:t xml:space="preserve"> pipeline for glass dissolution data.</w:t>
      </w:r>
      <w:r w:rsidRPr="00243658">
        <w:rPr>
          <w:sz w:val="20"/>
          <w:szCs w:val="20"/>
        </w:rPr>
        <w:t xml:space="preserve"> GitHub repository (2025). </w:t>
      </w:r>
      <w:hyperlink r:id="rId33" w:history="1">
        <w:r w:rsidR="00153127" w:rsidRPr="00243658">
          <w:rPr>
            <w:rStyle w:val="Lienhypertexte"/>
            <w:sz w:val="20"/>
            <w:szCs w:val="20"/>
          </w:rPr>
          <w:t>https://github.com/OUANZOUGUIAbdelhak/FLASK-APPLICATION</w:t>
        </w:r>
      </w:hyperlink>
    </w:p>
    <w:p w14:paraId="49333D80" w14:textId="20E984BF" w:rsidR="00B44961" w:rsidRPr="00B44961" w:rsidRDefault="00B44961" w:rsidP="00B44961">
      <w:pPr>
        <w:pStyle w:val="Paragraphedeliste"/>
        <w:numPr>
          <w:ilvl w:val="0"/>
          <w:numId w:val="3"/>
        </w:numPr>
        <w:spacing w:after="0"/>
        <w:rPr>
          <w:sz w:val="20"/>
          <w:szCs w:val="20"/>
          <w:rPrChange w:id="260" w:author="Abdelhak Ouanzougui" w:date="2025-09-21T22:28:00Z">
            <w:rPr/>
          </w:rPrChange>
        </w:rPr>
      </w:pPr>
      <w:ins w:id="261" w:author="Abdelhak Ouanzougui" w:date="2025-09-21T22:28:00Z">
        <w:r w:rsidRPr="00243658">
          <w:rPr>
            <w:sz w:val="20"/>
            <w:szCs w:val="20"/>
          </w:rPr>
          <w:t xml:space="preserve">Ouanzougui, A. </w:t>
        </w:r>
        <w:r>
          <w:fldChar w:fldCharType="begin"/>
        </w:r>
        <w:r>
          <w:instrText>HYPERLINK "https://github.com/OUANZOUGUIAbdelhak/NEURAL-NETWORK-TRAINING-ON-GLASS-ALTERATION-DATA"</w:instrText>
        </w:r>
        <w:r>
          <w:fldChar w:fldCharType="separate"/>
        </w:r>
        <w:r w:rsidRPr="00472F61">
          <w:rPr>
            <w:rStyle w:val="Lienhypertexte"/>
            <w:color w:val="000000" w:themeColor="text1"/>
            <w:sz w:val="20"/>
            <w:szCs w:val="20"/>
            <w:u w:val="none"/>
          </w:rPr>
          <w:t>NEURAL-NETWORK-TRAINING-ON-GLASS-ALTERATION-DATA</w:t>
        </w:r>
        <w:r>
          <w:fldChar w:fldCharType="end"/>
        </w:r>
        <w:r w:rsidRPr="00472F61">
          <w:rPr>
            <w:color w:val="000000" w:themeColor="text1"/>
            <w:sz w:val="20"/>
            <w:szCs w:val="20"/>
          </w:rPr>
          <w:t xml:space="preserve">  </w:t>
        </w:r>
        <w:r w:rsidRPr="00243658">
          <w:rPr>
            <w:i/>
            <w:iCs/>
            <w:sz w:val="20"/>
            <w:szCs w:val="20"/>
          </w:rPr>
          <w:t>:</w:t>
        </w:r>
      </w:ins>
      <w:ins w:id="262" w:author="Abdelhak Ouanzougui" w:date="2025-09-21T22:29:00Z">
        <w:r>
          <w:rPr>
            <w:i/>
            <w:iCs/>
            <w:sz w:val="20"/>
            <w:szCs w:val="20"/>
          </w:rPr>
          <w:t xml:space="preserve">Neural networks and data. </w:t>
        </w:r>
      </w:ins>
      <w:ins w:id="263" w:author="Abdelhak Ouanzougui" w:date="2025-09-21T22:28:00Z">
        <w:r w:rsidRPr="00243658">
          <w:rPr>
            <w:sz w:val="20"/>
            <w:szCs w:val="20"/>
          </w:rPr>
          <w:t>GitHub repository (2025).</w:t>
        </w:r>
      </w:ins>
      <w:ins w:id="264" w:author="Abdelhak Ouanzougui" w:date="2025-09-21T22:29:00Z">
        <w:r>
          <w:rPr>
            <w:sz w:val="20"/>
            <w:szCs w:val="20"/>
          </w:rPr>
          <w:t xml:space="preserve"> </w:t>
        </w:r>
        <w:r w:rsidRPr="00B44961">
          <w:rPr>
            <w:sz w:val="20"/>
            <w:szCs w:val="20"/>
          </w:rPr>
          <w:t>https://github.com/OUANZOUGUIAbdelhak/NEURAL-NETWORK-TRAINING-ON-GLASS-ALTERATION-DATA</w:t>
        </w:r>
      </w:ins>
    </w:p>
    <w:p w14:paraId="1B867639" w14:textId="41D2ADB6" w:rsidR="00DD5A5E" w:rsidRPr="00A42D32" w:rsidRDefault="00DD5A5E" w:rsidP="00A42D32">
      <w:pPr>
        <w:rPr>
          <w:b/>
          <w:bCs/>
          <w:sz w:val="32"/>
          <w:szCs w:val="32"/>
          <w:rPrChange w:id="265" w:author="Abdelhak Ouanzougui" w:date="2025-09-29T14:27:00Z">
            <w:rPr/>
          </w:rPrChange>
        </w:rPr>
      </w:pPr>
    </w:p>
    <w:sectPr w:rsidR="00DD5A5E" w:rsidRPr="00A42D3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RUGIER Pierre" w:date="2025-08-26T15:40:00Z" w:initials="FP">
    <w:p w14:paraId="5609BEC3" w14:textId="77777777" w:rsidR="00174599" w:rsidRDefault="00174599" w:rsidP="00174599">
      <w:pPr>
        <w:pStyle w:val="Titre3"/>
        <w:shd w:val="clear" w:color="auto" w:fill="FFFFFF"/>
        <w:spacing w:before="60" w:after="120"/>
        <w:rPr>
          <w:rFonts w:ascii="Segoe UI" w:eastAsia="Times New Roman" w:hAnsi="Segoe UI" w:cs="Segoe UI"/>
          <w:color w:val="222222"/>
          <w:sz w:val="30"/>
          <w:szCs w:val="30"/>
          <w:lang w:val="fr-FR" w:eastAsia="fr-FR"/>
        </w:rPr>
      </w:pPr>
      <w:r>
        <w:rPr>
          <w:rStyle w:val="Marquedecommentaire"/>
        </w:rPr>
        <w:annotationRef/>
      </w:r>
      <w:r w:rsidRPr="00BF26EF">
        <w:rPr>
          <w:rFonts w:ascii="Segoe UI" w:hAnsi="Segoe UI" w:cs="Segoe UI"/>
          <w:color w:val="222222"/>
          <w:sz w:val="30"/>
          <w:szCs w:val="30"/>
          <w:lang w:val="fr-FR"/>
        </w:rPr>
        <w:t>Pierre Frugier</w:t>
      </w:r>
    </w:p>
    <w:p w14:paraId="4EE80FE9" w14:textId="77777777" w:rsidR="00174599" w:rsidRPr="00174599" w:rsidRDefault="00174599" w:rsidP="00174599">
      <w:pPr>
        <w:shd w:val="clear" w:color="auto" w:fill="FFFFFF"/>
        <w:spacing w:before="100" w:beforeAutospacing="1" w:after="120" w:line="240" w:lineRule="auto"/>
        <w:rPr>
          <w:rFonts w:ascii="Times New Roman" w:hAnsi="Times New Roman" w:cs="Times New Roman"/>
          <w:color w:val="222222"/>
          <w:sz w:val="24"/>
          <w:szCs w:val="24"/>
          <w:lang w:val="fr-FR"/>
        </w:rPr>
      </w:pPr>
      <w:r w:rsidRPr="00174599">
        <w:rPr>
          <w:color w:val="222222"/>
          <w:lang w:val="fr-FR"/>
        </w:rPr>
        <w:t>CEA, DES, ISEC, DPME, Univ Montpellier, Marcoule, France</w:t>
      </w:r>
    </w:p>
    <w:p w14:paraId="4C9712FA" w14:textId="37B74C04" w:rsidR="00174599" w:rsidRPr="00174599" w:rsidRDefault="00174599">
      <w:pPr>
        <w:pStyle w:val="Commentaire"/>
        <w:rPr>
          <w:lang w:val="fr-FR"/>
        </w:rPr>
      </w:pPr>
    </w:p>
  </w:comment>
  <w:comment w:id="2" w:author="Abdelhak Ouanzougui" w:date="2025-09-28T19:33:00Z" w:initials="AO">
    <w:p w14:paraId="6278E078" w14:textId="77777777" w:rsidR="00EF153D" w:rsidRPr="005078EF" w:rsidRDefault="00EF153D" w:rsidP="00EF153D">
      <w:pPr>
        <w:pStyle w:val="Commentaire"/>
        <w:rPr>
          <w:lang w:val="fr-FR"/>
        </w:rPr>
      </w:pPr>
      <w:r>
        <w:rPr>
          <w:rStyle w:val="Marquedecommentaire"/>
        </w:rPr>
        <w:annotationRef/>
      </w:r>
      <w:r w:rsidRPr="005078EF">
        <w:rPr>
          <w:lang w:val="fr-FR"/>
        </w:rPr>
        <w:t>Done</w:t>
      </w:r>
    </w:p>
  </w:comment>
  <w:comment w:id="3" w:author="GIN Stephane" w:date="2025-10-10T08:32:00Z" w:initials="GS">
    <w:p w14:paraId="28CEB22B" w14:textId="01EF466D" w:rsidR="002D0395" w:rsidRDefault="002D0395">
      <w:pPr>
        <w:pStyle w:val="Commentaire"/>
      </w:pPr>
      <w:r>
        <w:rPr>
          <w:rStyle w:val="Marquedecommentaire"/>
        </w:rPr>
        <w:annotationRef/>
      </w:r>
      <w:r>
        <w:t>Ajouter son adresse</w:t>
      </w:r>
    </w:p>
  </w:comment>
  <w:comment w:id="23" w:author="GIN Stephane" w:date="2025-10-10T08:03:00Z" w:initials="GS">
    <w:p w14:paraId="3FF3AA08" w14:textId="77777777" w:rsidR="006B016F" w:rsidRDefault="006B016F">
      <w:pPr>
        <w:pStyle w:val="Commentaire"/>
        <w:rPr>
          <w:lang w:val="fr-FR"/>
        </w:rPr>
      </w:pPr>
      <w:r>
        <w:rPr>
          <w:rStyle w:val="Marquedecommentaire"/>
        </w:rPr>
        <w:annotationRef/>
      </w:r>
      <w:r w:rsidRPr="006B016F">
        <w:rPr>
          <w:lang w:val="fr-FR"/>
        </w:rPr>
        <w:t>Si possible je préférerai m</w:t>
      </w:r>
      <w:r>
        <w:rPr>
          <w:lang w:val="fr-FR"/>
        </w:rPr>
        <w:t xml:space="preserve">ettre r0 </w:t>
      </w:r>
    </w:p>
    <w:p w14:paraId="0F0C38F6" w14:textId="6F2EFC63" w:rsidR="006B016F" w:rsidRPr="006B016F" w:rsidRDefault="006B016F">
      <w:pPr>
        <w:pStyle w:val="Commentaire"/>
        <w:rPr>
          <w:lang w:val="fr-FR"/>
        </w:rPr>
      </w:pPr>
      <w:r>
        <w:rPr>
          <w:lang w:val="fr-FR"/>
        </w:rPr>
        <w:t>V0 est perturbant pour les anglophone et il n’y a aucune raison pour changer la terminologie</w:t>
      </w:r>
    </w:p>
  </w:comment>
  <w:comment w:id="21" w:author="GIN Stephane" w:date="2025-10-10T08:03:00Z" w:initials="GS">
    <w:p w14:paraId="272A6B72" w14:textId="2168A9FD" w:rsidR="006B016F" w:rsidRPr="006B016F" w:rsidRDefault="006B016F">
      <w:pPr>
        <w:pStyle w:val="Commentaire"/>
        <w:rPr>
          <w:lang w:val="fr-FR"/>
        </w:rPr>
      </w:pPr>
      <w:r>
        <w:rPr>
          <w:rStyle w:val="Marquedecommentaire"/>
        </w:rPr>
        <w:annotationRef/>
      </w:r>
    </w:p>
  </w:comment>
  <w:comment w:id="22" w:author="GIN Stephane" w:date="2025-10-10T08:03:00Z" w:initials="GS">
    <w:p w14:paraId="474E23E1" w14:textId="1BC347D5" w:rsidR="006B016F" w:rsidRPr="006B016F" w:rsidRDefault="006B016F">
      <w:pPr>
        <w:pStyle w:val="Commentaire"/>
        <w:rPr>
          <w:lang w:val="fr-FR"/>
        </w:rPr>
      </w:pPr>
      <w:r>
        <w:rPr>
          <w:rStyle w:val="Marquedecommentaire"/>
        </w:rPr>
        <w:annotationRef/>
      </w:r>
    </w:p>
  </w:comment>
  <w:comment w:id="31" w:author="GIN Stephane" w:date="2025-08-28T15:20:00Z" w:initials="GS">
    <w:p w14:paraId="662C3255" w14:textId="7893AF18" w:rsidR="00B73E9D" w:rsidRPr="00B73E9D" w:rsidRDefault="00B73E9D">
      <w:pPr>
        <w:pStyle w:val="Commentaire"/>
        <w:rPr>
          <w:lang w:val="fr-FR"/>
        </w:rPr>
      </w:pPr>
      <w:r>
        <w:rPr>
          <w:rStyle w:val="Marquedecommentaire"/>
        </w:rPr>
        <w:annotationRef/>
      </w:r>
      <w:r w:rsidRPr="00B73E9D">
        <w:rPr>
          <w:lang w:val="fr-FR"/>
        </w:rPr>
        <w:t>Il serait bon de f</w:t>
      </w:r>
      <w:r>
        <w:rPr>
          <w:lang w:val="fr-FR"/>
        </w:rPr>
        <w:t xml:space="preserve">aire un tableau regroupant les articles retenus. </w:t>
      </w:r>
    </w:p>
  </w:comment>
  <w:comment w:id="32" w:author="Abdelhak Ouanzougui" w:date="2025-09-21T22:12:00Z" w:initials="AO">
    <w:p w14:paraId="380D7174" w14:textId="77777777" w:rsidR="00EF153D" w:rsidRPr="005078EF" w:rsidRDefault="009D772D" w:rsidP="00EF153D">
      <w:pPr>
        <w:pStyle w:val="Commentaire"/>
        <w:rPr>
          <w:lang w:val="fr-FR"/>
        </w:rPr>
      </w:pPr>
      <w:r>
        <w:rPr>
          <w:rStyle w:val="Marquedecommentaire"/>
        </w:rPr>
        <w:annotationRef/>
      </w:r>
      <w:r w:rsidR="00EF153D" w:rsidRPr="005078EF">
        <w:rPr>
          <w:lang w:val="fr-FR"/>
        </w:rPr>
        <w:t xml:space="preserve">J’ai fourni le lien vers la source contenant les articles utilisés dans la partie Introduction et également dans la partie </w:t>
      </w:r>
      <w:r w:rsidR="00EF153D" w:rsidRPr="005078EF">
        <w:rPr>
          <w:i/>
          <w:iCs/>
          <w:lang w:val="fr-FR"/>
        </w:rPr>
        <w:t>Results and Discussion</w:t>
      </w:r>
      <w:r w:rsidR="00EF153D" w:rsidRPr="005078EF">
        <w:rPr>
          <w:lang w:val="fr-FR"/>
        </w:rPr>
        <w:t xml:space="preserve"> : « </w:t>
      </w:r>
      <w:r w:rsidR="00EF153D" w:rsidRPr="005078EF">
        <w:rPr>
          <w:i/>
          <w:iCs/>
          <w:lang w:val="fr-FR"/>
        </w:rPr>
        <w:t>The dataset and original articles are available on GitHub [19], allowing anyone to verify the extracted data</w:t>
      </w:r>
      <w:r w:rsidR="00EF153D" w:rsidRPr="005078EF">
        <w:rPr>
          <w:lang w:val="fr-FR"/>
        </w:rPr>
        <w:t xml:space="preserve">. » </w:t>
      </w:r>
    </w:p>
  </w:comment>
  <w:comment w:id="33" w:author="GIN Stephane" w:date="2025-08-28T15:22:00Z" w:initials="GS">
    <w:p w14:paraId="37D0F989" w14:textId="5371E6A7" w:rsidR="00B73E9D" w:rsidRDefault="00B73E9D">
      <w:pPr>
        <w:pStyle w:val="Commentaire"/>
        <w:rPr>
          <w:lang w:val="fr-FR"/>
        </w:rPr>
      </w:pPr>
      <w:r>
        <w:rPr>
          <w:rStyle w:val="Marquedecommentaire"/>
        </w:rPr>
        <w:annotationRef/>
      </w:r>
      <w:r w:rsidRPr="00B73E9D">
        <w:rPr>
          <w:lang w:val="fr-FR"/>
        </w:rPr>
        <w:t>Je pense qu’il faut d</w:t>
      </w:r>
      <w:r>
        <w:rPr>
          <w:lang w:val="fr-FR"/>
        </w:rPr>
        <w:t>étailler un peu plus. Regrouper les paramètres par famille et décrire quelles sont ces familles.</w:t>
      </w:r>
    </w:p>
    <w:p w14:paraId="2019E3CF" w14:textId="17266A84" w:rsidR="00B73E9D" w:rsidRPr="00B73E9D" w:rsidRDefault="00B73E9D">
      <w:pPr>
        <w:pStyle w:val="Commentaire"/>
        <w:rPr>
          <w:lang w:val="fr-FR"/>
        </w:rPr>
      </w:pPr>
    </w:p>
  </w:comment>
  <w:comment w:id="34" w:author="Abdelhak Ouanzougui" w:date="2025-09-21T22:14:00Z" w:initials="AO">
    <w:p w14:paraId="55EAF0BB" w14:textId="77777777" w:rsidR="00EF153D" w:rsidRPr="005078EF" w:rsidRDefault="009D772D" w:rsidP="00EF153D">
      <w:pPr>
        <w:pStyle w:val="Commentaire"/>
        <w:rPr>
          <w:lang w:val="fr-FR"/>
        </w:rPr>
      </w:pPr>
      <w:r>
        <w:rPr>
          <w:rStyle w:val="Marquedecommentaire"/>
        </w:rPr>
        <w:annotationRef/>
      </w:r>
      <w:r w:rsidR="00EF153D" w:rsidRPr="005078EF">
        <w:rPr>
          <w:lang w:val="fr-FR"/>
        </w:rPr>
        <w:t xml:space="preserve">J’ai fourni le tableau décrivant la base de données ainsi que les familles de paramètres dans la partie </w:t>
      </w:r>
      <w:r w:rsidR="00EF153D" w:rsidRPr="005078EF">
        <w:rPr>
          <w:i/>
          <w:iCs/>
          <w:lang w:val="fr-FR"/>
        </w:rPr>
        <w:t>Methods</w:t>
      </w:r>
      <w:r w:rsidR="00EF153D" w:rsidRPr="005078EF">
        <w:rPr>
          <w:lang w:val="fr-FR"/>
        </w:rPr>
        <w:t xml:space="preserve"> : «</w:t>
      </w:r>
      <w:r w:rsidR="00EF153D" w:rsidRPr="005078EF">
        <w:rPr>
          <w:b/>
          <w:bCs/>
          <w:lang w:val="fr-FR"/>
        </w:rPr>
        <w:t>1.2 Database Structure</w:t>
      </w:r>
      <w:r w:rsidR="00EF153D" w:rsidRPr="005078EF">
        <w:rPr>
          <w:lang w:val="fr-FR"/>
        </w:rPr>
        <w:t>»</w:t>
      </w:r>
      <w:r w:rsidR="00EF153D" w:rsidRPr="005078EF">
        <w:rPr>
          <w:b/>
          <w:bCs/>
          <w:lang w:val="fr-FR"/>
        </w:rPr>
        <w:t>.</w:t>
      </w:r>
    </w:p>
  </w:comment>
  <w:comment w:id="41" w:author="FRUGIER Pierre" w:date="2025-08-26T08:57:00Z" w:initials="FP">
    <w:p w14:paraId="66E08EC8" w14:textId="5CD8E804" w:rsidR="002753AB" w:rsidRDefault="002753AB">
      <w:pPr>
        <w:pStyle w:val="Commentaire"/>
      </w:pPr>
      <w:r>
        <w:rPr>
          <w:rStyle w:val="Marquedecommentaire"/>
        </w:rPr>
        <w:annotationRef/>
      </w:r>
      <w:r>
        <w:t>…This holds true despite the decision to initiate this study with the initial rate, a widely recognized reference parameter for glass alteration.</w:t>
      </w:r>
    </w:p>
  </w:comment>
  <w:comment w:id="42" w:author="Abdelhak Ouanzougui" w:date="2025-09-28T19:37:00Z" w:initials="AO">
    <w:p w14:paraId="3415261D" w14:textId="77777777" w:rsidR="00EF153D" w:rsidRPr="005078EF" w:rsidRDefault="00EF153D" w:rsidP="00EF153D">
      <w:pPr>
        <w:pStyle w:val="Commentaire"/>
        <w:rPr>
          <w:lang w:val="fr-FR"/>
        </w:rPr>
      </w:pPr>
      <w:r>
        <w:rPr>
          <w:rStyle w:val="Marquedecommentaire"/>
        </w:rPr>
        <w:annotationRef/>
      </w:r>
      <w:r w:rsidRPr="005078EF">
        <w:rPr>
          <w:lang w:val="fr-FR"/>
        </w:rPr>
        <w:t>Added</w:t>
      </w:r>
    </w:p>
  </w:comment>
  <w:comment w:id="43" w:author="GIN Stephane" w:date="2025-08-28T15:25:00Z" w:initials="GS">
    <w:p w14:paraId="48CA3BED" w14:textId="13C1A9B3" w:rsidR="00B73E9D" w:rsidRPr="00B73E9D" w:rsidRDefault="00B73E9D">
      <w:pPr>
        <w:pStyle w:val="Commentaire"/>
        <w:rPr>
          <w:lang w:val="fr-FR"/>
        </w:rPr>
      </w:pPr>
      <w:r>
        <w:rPr>
          <w:rStyle w:val="Marquedecommentaire"/>
        </w:rPr>
        <w:annotationRef/>
      </w:r>
      <w:r w:rsidRPr="00B73E9D">
        <w:rPr>
          <w:lang w:val="fr-FR"/>
        </w:rPr>
        <w:t>Même si tout est d</w:t>
      </w:r>
      <w:r>
        <w:rPr>
          <w:lang w:val="fr-FR"/>
        </w:rPr>
        <w:t xml:space="preserve">ispo sous forme numérique il faut que le texte soit autoporteur. Il faudrait donc faire un tableau </w:t>
      </w:r>
      <w:r w:rsidR="00213B5D">
        <w:rPr>
          <w:lang w:val="fr-FR"/>
        </w:rPr>
        <w:t xml:space="preserve">en annexe (même s’il est big) </w:t>
      </w:r>
      <w:r>
        <w:rPr>
          <w:lang w:val="fr-FR"/>
        </w:rPr>
        <w:t>avec</w:t>
      </w:r>
      <w:r w:rsidR="00213B5D">
        <w:rPr>
          <w:lang w:val="fr-FR"/>
        </w:rPr>
        <w:t xml:space="preserve"> toutes les données de vitesse en B et Si avec la ref de l’étude, le nom du verre, sa compo (au moins les 6/7 oxydes majeurs), la T, le pH.</w:t>
      </w:r>
    </w:p>
  </w:comment>
  <w:comment w:id="44" w:author="Abdelhak Ouanzougui" w:date="2025-09-22T11:28:00Z" w:initials="AO">
    <w:p w14:paraId="40E315AF" w14:textId="77777777" w:rsidR="00F27048" w:rsidRPr="005078EF" w:rsidRDefault="00F27048" w:rsidP="00F27048">
      <w:pPr>
        <w:pStyle w:val="Commentaire"/>
        <w:rPr>
          <w:lang w:val="fr-FR"/>
        </w:rPr>
      </w:pPr>
      <w:r>
        <w:rPr>
          <w:rStyle w:val="Marquedecommentaire"/>
        </w:rPr>
        <w:annotationRef/>
      </w:r>
      <w:r w:rsidRPr="005078EF">
        <w:rPr>
          <w:lang w:val="fr-FR"/>
        </w:rPr>
        <w:t xml:space="preserve">Là, je n’ai pas trop compris. Parlez-vous de la forme du tableau avec les paramètres que vous avez mentionnés ? Si c’est le cas, je l’ai déjà présentée dans la partie Methods, figure 6, où j’ai montré la structure du tableau et bien expliqué son contenu. Sinon, parlez-vous du tableau final avec les données réelles incluses ? </w:t>
      </w:r>
    </w:p>
  </w:comment>
  <w:comment w:id="45" w:author="Abdelhak Ouanzougui" w:date="2025-09-29T14:13:00Z" w:initials="AO">
    <w:p w14:paraId="61B24171" w14:textId="77777777" w:rsidR="00DE046B" w:rsidRPr="005078EF" w:rsidRDefault="00DE046B" w:rsidP="00DE046B">
      <w:pPr>
        <w:pStyle w:val="Commentaire"/>
        <w:rPr>
          <w:lang w:val="fr-FR"/>
        </w:rPr>
      </w:pPr>
      <w:r>
        <w:rPr>
          <w:rStyle w:val="Marquedecommentaire"/>
        </w:rPr>
        <w:annotationRef/>
      </w:r>
      <w:r w:rsidRPr="005078EF">
        <w:rPr>
          <w:lang w:val="fr-FR"/>
        </w:rPr>
        <w:t xml:space="preserve">C’est la seule chose qui me reste, et j’ai du mal à la faire. J’ai essayé des tableaux, mais c’est très moche. Est-ce qu’il est possible de se contenter seulement des tableaux disponibles sur GitHub ? Ils sont très lisibles sous format Excel ou CSV. </w:t>
      </w:r>
    </w:p>
  </w:comment>
  <w:comment w:id="64" w:author="GIN Stephane" w:date="2025-08-28T15:31:00Z" w:initials="GS">
    <w:p w14:paraId="2E574EEB" w14:textId="7D38DE8B" w:rsidR="00213B5D" w:rsidRDefault="00213B5D" w:rsidP="00213B5D">
      <w:pPr>
        <w:pStyle w:val="Commentaire"/>
        <w:spacing w:before="240"/>
        <w:rPr>
          <w:lang w:val="fr-FR"/>
        </w:rPr>
      </w:pPr>
      <w:r>
        <w:rPr>
          <w:rStyle w:val="Marquedecommentaire"/>
        </w:rPr>
        <w:annotationRef/>
      </w:r>
      <w:r w:rsidRPr="00213B5D">
        <w:rPr>
          <w:lang w:val="fr-FR"/>
        </w:rPr>
        <w:t>Rempla</w:t>
      </w:r>
      <w:r>
        <w:rPr>
          <w:lang w:val="fr-FR"/>
        </w:rPr>
        <w:t>c</w:t>
      </w:r>
      <w:r w:rsidRPr="00213B5D">
        <w:rPr>
          <w:lang w:val="fr-FR"/>
        </w:rPr>
        <w:t xml:space="preserve">er </w:t>
      </w:r>
      <w:r>
        <w:rPr>
          <w:lang w:val="fr-FR"/>
        </w:rPr>
        <w:t xml:space="preserve">partout </w:t>
      </w:r>
      <w:r w:rsidRPr="00213B5D">
        <w:rPr>
          <w:lang w:val="fr-FR"/>
        </w:rPr>
        <w:t>V</w:t>
      </w:r>
      <w:r w:rsidRPr="00213B5D">
        <w:rPr>
          <w:vertAlign w:val="subscript"/>
          <w:lang w:val="fr-FR"/>
        </w:rPr>
        <w:t xml:space="preserve">0 </w:t>
      </w:r>
      <w:r w:rsidRPr="00213B5D">
        <w:rPr>
          <w:lang w:val="fr-FR"/>
        </w:rPr>
        <w:t>par r</w:t>
      </w:r>
      <w:r w:rsidRPr="00213B5D">
        <w:rPr>
          <w:vertAlign w:val="subscript"/>
          <w:lang w:val="fr-FR"/>
        </w:rPr>
        <w:t>0</w:t>
      </w:r>
      <w:r w:rsidRPr="00213B5D">
        <w:rPr>
          <w:lang w:val="fr-FR"/>
        </w:rPr>
        <w:t xml:space="preserve"> (r</w:t>
      </w:r>
      <w:r>
        <w:rPr>
          <w:lang w:val="fr-FR"/>
        </w:rPr>
        <w:t xml:space="preserve"> pour rate)</w:t>
      </w:r>
    </w:p>
    <w:p w14:paraId="24A111E8" w14:textId="77777777" w:rsidR="00213B5D" w:rsidRDefault="00213B5D" w:rsidP="00213B5D">
      <w:pPr>
        <w:pStyle w:val="Commentaire"/>
        <w:spacing w:before="240"/>
        <w:rPr>
          <w:lang w:val="fr-FR"/>
        </w:rPr>
      </w:pPr>
    </w:p>
    <w:p w14:paraId="1AC93790" w14:textId="4CCDBE74" w:rsidR="00213B5D" w:rsidRPr="00213B5D" w:rsidRDefault="00213B5D" w:rsidP="00213B5D">
      <w:pPr>
        <w:pStyle w:val="Commentaire"/>
        <w:spacing w:before="240"/>
        <w:rPr>
          <w:lang w:val="fr-FR"/>
        </w:rPr>
      </w:pPr>
      <w:r>
        <w:rPr>
          <w:lang w:val="fr-FR"/>
        </w:rPr>
        <w:t>Par ailleurs Fournier et al Journal of Nuclear Materials 2016 montrent qu’on peut considérer une erreur de +/-30% sur la valeur expérimentale de r0. Voir ce que ça donne en Ln et l’intégrer soit la discussion. Est-ce que c’est correct avec ce qu’a écrit Pierre un peu plus bas ?</w:t>
      </w:r>
    </w:p>
  </w:comment>
  <w:comment w:id="65" w:author="Abdelhak Ouanzougui" w:date="2025-09-28T10:21:00Z" w:initials="AO">
    <w:p w14:paraId="2EB29CAD" w14:textId="77777777" w:rsidR="00B320D7" w:rsidRDefault="00B320D7" w:rsidP="00B320D7">
      <w:pPr>
        <w:pStyle w:val="Commentaire"/>
      </w:pPr>
      <w:r>
        <w:rPr>
          <w:rStyle w:val="Marquedecommentaire"/>
        </w:rPr>
        <w:annotationRef/>
      </w:r>
      <w:r w:rsidRPr="005078EF">
        <w:rPr>
          <w:lang w:val="fr-FR"/>
        </w:rPr>
        <w:t xml:space="preserve">Pour ne pas remplacer tous les V0 par r0, j’ai mentionner dans l’introduction que le V0 est équivalent à r0. </w:t>
      </w:r>
      <w:r>
        <w:t xml:space="preserve">Est ce que cela est possible ? « In this work, we denote this rate as </w:t>
      </w:r>
      <w:r>
        <w:rPr>
          <w:i/>
          <w:iCs/>
        </w:rPr>
        <w:t>V₀</w:t>
      </w:r>
      <w:r>
        <w:t xml:space="preserve">, which is equivalent to </w:t>
      </w:r>
      <w:r>
        <w:rPr>
          <w:i/>
          <w:iCs/>
        </w:rPr>
        <w:t>r₀</w:t>
      </w:r>
      <w:r>
        <w:t xml:space="preserve"> (r for rate) as often used in the literature.”</w:t>
      </w:r>
    </w:p>
  </w:comment>
  <w:comment w:id="66" w:author="Abdelhak Ouanzougui" w:date="2025-09-28T19:33:00Z" w:initials="AO">
    <w:p w14:paraId="2E8B3079" w14:textId="77777777" w:rsidR="00484C22" w:rsidRDefault="00EF153D" w:rsidP="00484C22">
      <w:pPr>
        <w:pStyle w:val="Commentaire"/>
      </w:pPr>
      <w:r>
        <w:rPr>
          <w:rStyle w:val="Marquedecommentaire"/>
        </w:rPr>
        <w:annotationRef/>
      </w:r>
      <w:r w:rsidR="00484C22" w:rsidRPr="005078EF">
        <w:rPr>
          <w:lang w:val="fr-FR"/>
        </w:rPr>
        <w:t xml:space="preserve">J’ai également intégré la partie de l’erreur de précision des mesures dans la partie discussion. </w:t>
      </w:r>
      <w:r w:rsidR="00484C22">
        <w:t xml:space="preserve">«This level of error is comparable to the experimental uncertainty…Thus, the model error is of the same order of magnitude as the experimental uncertainty. </w:t>
      </w:r>
    </w:p>
    <w:p w14:paraId="2DC82AF7" w14:textId="77777777" w:rsidR="00484C22" w:rsidRPr="005078EF" w:rsidRDefault="00484C22" w:rsidP="00484C22">
      <w:pPr>
        <w:pStyle w:val="Commentaire"/>
        <w:rPr>
          <w:lang w:val="fr-FR"/>
        </w:rPr>
      </w:pPr>
      <w:r w:rsidRPr="005078EF">
        <w:rPr>
          <w:lang w:val="fr-FR"/>
        </w:rPr>
        <w:t>»</w:t>
      </w:r>
    </w:p>
  </w:comment>
  <w:comment w:id="95" w:author="FRUGIER Pierre" w:date="2025-08-26T09:18:00Z" w:initials="FP">
    <w:p w14:paraId="73B00949" w14:textId="2B5ECEAE" w:rsidR="00AF3E65" w:rsidRDefault="00AF3E65">
      <w:pPr>
        <w:pStyle w:val="Commentaire"/>
        <w:rPr>
          <w:lang w:val="fr-FR"/>
        </w:rPr>
      </w:pPr>
      <w:r>
        <w:rPr>
          <w:rStyle w:val="Marquedecommentaire"/>
        </w:rPr>
        <w:annotationRef/>
      </w:r>
      <w:r w:rsidRPr="00AF3E65">
        <w:rPr>
          <w:lang w:val="fr-FR"/>
        </w:rPr>
        <w:t>Je suis étonné que les v</w:t>
      </w:r>
      <w:r>
        <w:rPr>
          <w:lang w:val="fr-FR"/>
        </w:rPr>
        <w:t>itesses mesurées sur le silicium atteignent des valeurs 2 ordres de grandeurs plus élevées que celles sur le bore alors même que les données sont plus nombreuses sur le bore que le silicium.</w:t>
      </w:r>
    </w:p>
    <w:p w14:paraId="6445F2D6" w14:textId="77777777" w:rsidR="00AF3E65" w:rsidRDefault="00AF3E65">
      <w:pPr>
        <w:pStyle w:val="Commentaire"/>
        <w:rPr>
          <w:lang w:val="fr-FR"/>
        </w:rPr>
      </w:pPr>
    </w:p>
    <w:p w14:paraId="176087F4" w14:textId="77777777" w:rsidR="00AF3E65" w:rsidRDefault="00AF3E65">
      <w:pPr>
        <w:pStyle w:val="Commentaire"/>
        <w:rPr>
          <w:lang w:val="fr-FR"/>
        </w:rPr>
      </w:pPr>
      <w:r>
        <w:rPr>
          <w:lang w:val="fr-FR"/>
        </w:rPr>
        <w:t>As-tu vérifié que les 6 points tels que lnVo&gt;2 correspondent à des verres où seule VSi a été mesurée ?</w:t>
      </w:r>
    </w:p>
    <w:p w14:paraId="2242120F" w14:textId="77777777" w:rsidR="00AF3E65" w:rsidRDefault="00AF3E65">
      <w:pPr>
        <w:pStyle w:val="Commentaire"/>
        <w:rPr>
          <w:lang w:val="fr-FR"/>
        </w:rPr>
      </w:pPr>
    </w:p>
    <w:p w14:paraId="22851F93" w14:textId="7802E78F" w:rsidR="00AF3E65" w:rsidRPr="00AF3E65" w:rsidRDefault="00B672C3" w:rsidP="00AF3E65">
      <w:pPr>
        <w:pStyle w:val="Commentaire"/>
      </w:pPr>
      <w:r>
        <w:t xml:space="preserve">Here is a potential way to improve the study. </w:t>
      </w:r>
      <w:r w:rsidR="00AF3E65" w:rsidRPr="00AF3E65">
        <w:rPr>
          <w:rFonts w:hint="eastAsia"/>
        </w:rPr>
        <w:t xml:space="preserve">The B/Si ratio is particularly useful for assessing the congruence of glass dissolution. Under Vo conditions, congruent dissolution corresponds to B/Si </w:t>
      </w:r>
      <w:r w:rsidR="00AF3E65" w:rsidRPr="00AF3E65">
        <w:rPr>
          <w:rFonts w:hint="eastAsia"/>
        </w:rPr>
        <w:t>≈</w:t>
      </w:r>
      <w:r w:rsidR="00AF3E65" w:rsidRPr="00AF3E65">
        <w:rPr>
          <w:rFonts w:hint="eastAsia"/>
        </w:rPr>
        <w:t xml:space="preserve"> 1. In contrast, incongruent dissolution, characterized by B/Si &gt; 1.2 (a threshold that remains subject</w:t>
      </w:r>
      <w:r w:rsidR="00AF3E65" w:rsidRPr="00AF3E65">
        <w:t xml:space="preserve"> to discussion), indicates silicon precipitation, the approach of saturation, and a progressive decrease in the alteration rate. Under such conditions, maintaining Vo can no longer be guaranteed, making it appropriate to exclude these tests from the analysis.</w:t>
      </w:r>
    </w:p>
  </w:comment>
  <w:comment w:id="96" w:author="Abdelhak Ouanzougui" w:date="2025-09-28T19:51:00Z" w:initials="AO">
    <w:p w14:paraId="44470C48" w14:textId="77777777" w:rsidR="00CB637B" w:rsidRPr="005078EF" w:rsidRDefault="00CB637B" w:rsidP="00CB637B">
      <w:pPr>
        <w:pStyle w:val="Commentaire"/>
        <w:rPr>
          <w:lang w:val="fr-FR"/>
        </w:rPr>
      </w:pPr>
      <w:r>
        <w:rPr>
          <w:rStyle w:val="Marquedecommentaire"/>
        </w:rPr>
        <w:annotationRef/>
      </w:r>
      <w:r w:rsidRPr="005078EF">
        <w:rPr>
          <w:lang w:val="fr-FR"/>
        </w:rPr>
        <w:t xml:space="preserve">Pour les vitesses mesurées sur le silicium, y en avait beaucoup qui viennent de l’article de M. Gin, celui de </w:t>
      </w:r>
      <w:r w:rsidRPr="005078EF">
        <w:rPr>
          <w:i/>
          <w:iCs/>
          <w:lang w:val="fr-FR"/>
        </w:rPr>
        <w:t xml:space="preserve">« </w:t>
      </w:r>
      <w:r w:rsidRPr="005078EF">
        <w:rPr>
          <w:b/>
          <w:bCs/>
          <w:i/>
          <w:iCs/>
          <w:lang w:val="fr-FR"/>
        </w:rPr>
        <w:t xml:space="preserve">Can a simple topological-constraints-based model predict the initial dissolution rate of borosilicate and aluminosilicate glasses ? </w:t>
      </w:r>
      <w:r w:rsidRPr="005078EF">
        <w:rPr>
          <w:i/>
          <w:iCs/>
          <w:lang w:val="fr-FR"/>
        </w:rPr>
        <w:t>»</w:t>
      </w:r>
      <w:r w:rsidRPr="005078EF">
        <w:rPr>
          <w:lang w:val="fr-FR"/>
        </w:rPr>
        <w:t xml:space="preserve">. Vous le trouvez aussi sur GitHub avec les autres articles. Et en fait, y avait même des valeurs qui atteignaient des centaines, voire des milliers, et elles étaient mesurées </w:t>
      </w:r>
      <w:r w:rsidRPr="005078EF">
        <w:rPr>
          <w:b/>
          <w:bCs/>
          <w:lang w:val="fr-FR"/>
        </w:rPr>
        <w:t>uniquement</w:t>
      </w:r>
      <w:r w:rsidRPr="005078EF">
        <w:rPr>
          <w:lang w:val="fr-FR"/>
        </w:rPr>
        <w:t xml:space="preserve"> sur le silicium.</w:t>
      </w:r>
    </w:p>
    <w:p w14:paraId="74AEF74B" w14:textId="77777777" w:rsidR="00CB637B" w:rsidRPr="005078EF" w:rsidRDefault="00CB637B" w:rsidP="00CB637B">
      <w:pPr>
        <w:pStyle w:val="Commentaire"/>
        <w:rPr>
          <w:lang w:val="fr-FR"/>
        </w:rPr>
      </w:pPr>
      <w:r w:rsidRPr="005078EF">
        <w:rPr>
          <w:lang w:val="fr-FR"/>
        </w:rPr>
        <w:t xml:space="preserve">Moi, j’ai essayé, quand j’ai nettoyé la base de données, de les supprimer au maximum, mais je ne peux pas en supprimer beaucoup, sinon la base devient trop petite. Donc dans la base que j’ai gardée, les valeurs vont </w:t>
      </w:r>
      <w:r w:rsidRPr="005078EF">
        <w:rPr>
          <w:b/>
          <w:bCs/>
          <w:lang w:val="fr-FR"/>
        </w:rPr>
        <w:t>jusqu’à 10</w:t>
      </w:r>
      <w:r w:rsidRPr="005078EF">
        <w:rPr>
          <w:lang w:val="fr-FR"/>
        </w:rPr>
        <w:t>.</w:t>
      </w:r>
    </w:p>
    <w:p w14:paraId="2A451140" w14:textId="77777777" w:rsidR="00CB637B" w:rsidRPr="005078EF" w:rsidRDefault="00CB637B" w:rsidP="00CB637B">
      <w:pPr>
        <w:pStyle w:val="Commentaire"/>
        <w:rPr>
          <w:lang w:val="fr-FR"/>
        </w:rPr>
      </w:pPr>
      <w:r w:rsidRPr="005078EF">
        <w:rPr>
          <w:lang w:val="fr-FR"/>
        </w:rPr>
        <w:t>J’ai pas bien compris comment inclure votre remarque sur la congruence dans l’article. Est-ce que vous pouvez me dire comment faire, s’il vous plaît, Monsieur Frugier ?</w:t>
      </w:r>
    </w:p>
  </w:comment>
  <w:comment w:id="113" w:author="FRUGIER Pierre" w:date="2025-08-26T09:30:00Z" w:initials="FP">
    <w:p w14:paraId="7D3790CB" w14:textId="1AC9F2BD" w:rsidR="00DB53FB" w:rsidRDefault="00DC0DD7">
      <w:pPr>
        <w:pStyle w:val="Commentaire"/>
        <w:rPr>
          <w:rStyle w:val="Marquedecommentaire"/>
          <w:lang w:val="fr-FR"/>
        </w:rPr>
      </w:pPr>
      <w:r w:rsidRPr="00DC0DD7">
        <w:rPr>
          <w:rStyle w:val="Marquedecommentaire"/>
          <w:lang w:val="fr-FR"/>
        </w:rPr>
        <w:t>Cet a</w:t>
      </w:r>
      <w:r>
        <w:rPr>
          <w:rStyle w:val="Marquedecommentaire"/>
        </w:rPr>
        <w:annotationRef/>
      </w:r>
      <w:r w:rsidRPr="00DC0DD7">
        <w:rPr>
          <w:rStyle w:val="Marquedecommentaire"/>
          <w:lang w:val="fr-FR"/>
        </w:rPr>
        <w:t>rgumentaire ne me convint pas</w:t>
      </w:r>
      <w:r w:rsidR="00DB53FB">
        <w:rPr>
          <w:rStyle w:val="Marquedecommentaire"/>
          <w:lang w:val="fr-FR"/>
        </w:rPr>
        <w:t xml:space="preserve"> beaucoup en l’état, peut-être parce que je ne le comprends pas bien</w:t>
      </w:r>
      <w:r w:rsidRPr="00DC0DD7">
        <w:rPr>
          <w:rStyle w:val="Marquedecommentaire"/>
          <w:lang w:val="fr-FR"/>
        </w:rPr>
        <w:t>.</w:t>
      </w:r>
      <w:r>
        <w:rPr>
          <w:rStyle w:val="Marquedecommentaire"/>
          <w:lang w:val="fr-FR"/>
        </w:rPr>
        <w:t xml:space="preserve"> </w:t>
      </w:r>
      <w:r w:rsidR="00DB53FB">
        <w:rPr>
          <w:rStyle w:val="Marquedecommentaire"/>
          <w:lang w:val="fr-FR"/>
        </w:rPr>
        <w:t>Ça me semble</w:t>
      </w:r>
      <w:r>
        <w:rPr>
          <w:rStyle w:val="Marquedecommentaire"/>
          <w:lang w:val="fr-FR"/>
        </w:rPr>
        <w:t xml:space="preserve"> flou</w:t>
      </w:r>
      <w:r w:rsidR="00DB53FB">
        <w:rPr>
          <w:rStyle w:val="Marquedecommentaire"/>
          <w:lang w:val="fr-FR"/>
        </w:rPr>
        <w:t>. Peut-être le formuler comme une hypothèse ? ou l’enlever.</w:t>
      </w:r>
    </w:p>
    <w:p w14:paraId="7C0BE982" w14:textId="77777777" w:rsidR="00DB53FB" w:rsidRDefault="00DB53FB">
      <w:pPr>
        <w:pStyle w:val="Commentaire"/>
        <w:rPr>
          <w:rStyle w:val="Marquedecommentaire"/>
          <w:lang w:val="fr-FR"/>
        </w:rPr>
      </w:pPr>
    </w:p>
    <w:p w14:paraId="436FBFFC" w14:textId="38A4CEA0" w:rsidR="00DC0DD7" w:rsidRPr="00DC0DD7" w:rsidRDefault="00DC0DD7">
      <w:pPr>
        <w:pStyle w:val="Commentaire"/>
        <w:rPr>
          <w:lang w:val="fr-FR"/>
        </w:rPr>
      </w:pPr>
      <w:r>
        <w:rPr>
          <w:rStyle w:val="Marquedecommentaire"/>
          <w:lang w:val="fr-FR"/>
        </w:rPr>
        <w:t xml:space="preserve">Je suis plus facilement convaincu par le premier argument. </w:t>
      </w:r>
      <w:r w:rsidR="00DB53FB">
        <w:rPr>
          <w:rStyle w:val="Marquedecommentaire"/>
          <w:lang w:val="fr-FR"/>
        </w:rPr>
        <w:t xml:space="preserve"> </w:t>
      </w:r>
      <w:r>
        <w:rPr>
          <w:rStyle w:val="Marquedecommentaire"/>
          <w:lang w:val="fr-FR"/>
        </w:rPr>
        <w:t>Concernant ce premier argument, on peut en plus le vérifier. Il suffit de prendre un jeu de donnée plus restreint pour le bore, ou mieux celui les seuls verres qui correspondent au jeu de donnée du silicium.</w:t>
      </w:r>
    </w:p>
  </w:comment>
  <w:comment w:id="114" w:author="Abdelhak Ouanzougui" w:date="2025-09-28T19:55:00Z" w:initials="AO">
    <w:p w14:paraId="226D94EB" w14:textId="77777777" w:rsidR="00CB637B" w:rsidRPr="005078EF" w:rsidRDefault="00CB637B" w:rsidP="00CB637B">
      <w:pPr>
        <w:pStyle w:val="Commentaire"/>
        <w:rPr>
          <w:lang w:val="fr-FR"/>
        </w:rPr>
      </w:pPr>
      <w:r>
        <w:rPr>
          <w:rStyle w:val="Marquedecommentaire"/>
        </w:rPr>
        <w:annotationRef/>
      </w:r>
      <w:r w:rsidRPr="005078EF">
        <w:rPr>
          <w:lang w:val="fr-FR"/>
        </w:rPr>
        <w:t>D’accord, j’ai bien revérifié les bases de données, et l’explication que je peux donner maintenant est celle que j’ai écrite à gauche.</w:t>
      </w:r>
    </w:p>
  </w:comment>
  <w:comment w:id="148" w:author="FRUGIER Pierre" w:date="2025-08-26T09:58:00Z" w:initials="FP">
    <w:p w14:paraId="7DB28DEA" w14:textId="2D058408" w:rsidR="0062123C" w:rsidRDefault="0062123C" w:rsidP="0062123C">
      <w:pPr>
        <w:pStyle w:val="Commentaire"/>
      </w:pPr>
      <w:r>
        <w:rPr>
          <w:rStyle w:val="Marquedecommentaire"/>
        </w:rPr>
        <w:annotationRef/>
      </w:r>
      <w:r>
        <w:t xml:space="preserve">Building a model is great, but it would be even better to actually use it afterward. I </w:t>
      </w:r>
      <w:r w:rsidR="007B21FC">
        <w:t>feel</w:t>
      </w:r>
      <w:r>
        <w:t xml:space="preserve"> that a full discussion could be added </w:t>
      </w:r>
      <w:r w:rsidR="007B21FC">
        <w:t xml:space="preserve">especially </w:t>
      </w:r>
      <w:r>
        <w:t>around the</w:t>
      </w:r>
      <w:r w:rsidR="00DC6F68">
        <w:t xml:space="preserve"> following</w:t>
      </w:r>
      <w:r>
        <w:t xml:space="preserve"> points.</w:t>
      </w:r>
      <w:r w:rsidR="007B21FC">
        <w:t xml:space="preserve"> However I </w:t>
      </w:r>
      <w:r w:rsidR="00DC6F68">
        <w:t xml:space="preserve">do </w:t>
      </w:r>
      <w:r w:rsidR="007B21FC">
        <w:t xml:space="preserve">understand that this discussion </w:t>
      </w:r>
      <w:r w:rsidR="00DC6F68">
        <w:t xml:space="preserve">goes beyond </w:t>
      </w:r>
      <w:r w:rsidR="007B21FC">
        <w:t>the focus of the work and</w:t>
      </w:r>
      <w:r w:rsidR="00DC6F68">
        <w:t xml:space="preserve"> it is ok to me </w:t>
      </w:r>
      <w:r w:rsidR="007B21FC">
        <w:t xml:space="preserve">that the article </w:t>
      </w:r>
      <w:r w:rsidR="00DC6F68">
        <w:t>stops short of addressing it</w:t>
      </w:r>
      <w:r w:rsidR="007B21FC">
        <w:t>.</w:t>
      </w:r>
      <w:r w:rsidR="007041E1">
        <w:t xml:space="preserve"> It is better not to address it at all than to cover it only partially. </w:t>
      </w:r>
      <w:r w:rsidR="00153C57">
        <w:t xml:space="preserve">The method is the core of the article. </w:t>
      </w:r>
      <w:r w:rsidR="007041E1">
        <w:t>Should a reviewer raise this point, here are some discussion points.</w:t>
      </w:r>
    </w:p>
    <w:p w14:paraId="4B4B50B8" w14:textId="23648048" w:rsidR="0062123C" w:rsidRDefault="0062123C">
      <w:pPr>
        <w:pStyle w:val="Commentaire"/>
      </w:pPr>
    </w:p>
    <w:p w14:paraId="3CF58E26" w14:textId="77777777" w:rsidR="0062123C" w:rsidRDefault="0062123C" w:rsidP="0062123C">
      <w:pPr>
        <w:pStyle w:val="Commentaire"/>
        <w:numPr>
          <w:ilvl w:val="0"/>
          <w:numId w:val="4"/>
        </w:numPr>
      </w:pPr>
    </w:p>
    <w:p w14:paraId="50DFB374" w14:textId="335B1AAD" w:rsidR="0062123C" w:rsidRDefault="0062123C" w:rsidP="0062123C">
      <w:pPr>
        <w:pStyle w:val="Commentaire"/>
      </w:pPr>
      <w:r>
        <w:t>Compare the model’s prediction accuracy to the experimental uncertainty in the measurement. The sentence I added earlier could be removed and placed here instead. “</w:t>
      </w:r>
      <w:r w:rsidRPr="00122D68">
        <w:t>A MAE of 0.342 on ln(V₀) means that, on average, the predicted ln(V₀) values deviate by ±0.342 from the true values, which roughly corresponds to predictions of V₀ ranging from 71% to 141% of the actual values.</w:t>
      </w:r>
      <w:r>
        <w:t>”</w:t>
      </w:r>
    </w:p>
    <w:p w14:paraId="4D83A8F7" w14:textId="4DCA3052" w:rsidR="0062123C" w:rsidRDefault="0062123C" w:rsidP="0062123C">
      <w:pPr>
        <w:pStyle w:val="Commentaire"/>
        <w:numPr>
          <w:ilvl w:val="0"/>
          <w:numId w:val="4"/>
        </w:numPr>
      </w:pPr>
    </w:p>
    <w:p w14:paraId="564F68AE" w14:textId="0D31DC97" w:rsidR="0062123C" w:rsidRDefault="0062123C" w:rsidP="0062123C">
      <w:pPr>
        <w:pStyle w:val="Commentaire"/>
      </w:pPr>
      <w:r>
        <w:t>Work on VB/VSi To identify potential conditions leading to a drop in velocity.</w:t>
      </w:r>
    </w:p>
    <w:p w14:paraId="782466B3" w14:textId="77777777" w:rsidR="007041E1" w:rsidRDefault="007041E1" w:rsidP="0062123C">
      <w:pPr>
        <w:pStyle w:val="Commentaire"/>
        <w:numPr>
          <w:ilvl w:val="0"/>
          <w:numId w:val="4"/>
        </w:numPr>
      </w:pPr>
    </w:p>
    <w:p w14:paraId="5B89416B" w14:textId="3E37A792" w:rsidR="0062123C" w:rsidRDefault="007041E1" w:rsidP="007041E1">
      <w:pPr>
        <w:pStyle w:val="Commentaire"/>
      </w:pPr>
      <w:r>
        <w:t>Present the composition range relevant to the prediction.</w:t>
      </w:r>
    </w:p>
    <w:p w14:paraId="421CE7AA" w14:textId="5608A4BA" w:rsidR="0062123C" w:rsidRDefault="0062123C" w:rsidP="007041E1">
      <w:pPr>
        <w:pStyle w:val="Commentaire"/>
        <w:numPr>
          <w:ilvl w:val="0"/>
          <w:numId w:val="4"/>
        </w:numPr>
      </w:pPr>
    </w:p>
    <w:p w14:paraId="4AD2C493" w14:textId="23793C8A" w:rsidR="008758BD" w:rsidRDefault="0062123C" w:rsidP="008758BD">
      <w:pPr>
        <w:pStyle w:val="Commentaire"/>
      </w:pPr>
      <w:r>
        <w:t>Study the influence of the glass’s constituent chemical elements on its dissolution rate</w:t>
      </w:r>
      <w:r w:rsidR="008758BD">
        <w:t>.</w:t>
      </w:r>
    </w:p>
    <w:p w14:paraId="7D14371F" w14:textId="0B93A88F" w:rsidR="008758BD" w:rsidRDefault="008758BD" w:rsidP="008758BD">
      <w:pPr>
        <w:pStyle w:val="Commentaire"/>
      </w:pPr>
    </w:p>
    <w:p w14:paraId="3AB63903" w14:textId="6E7F2FEF" w:rsidR="008758BD" w:rsidRDefault="008758BD" w:rsidP="008758BD">
      <w:pPr>
        <w:pStyle w:val="Commentaire"/>
        <w:rPr>
          <w:lang w:val="fr-FR"/>
        </w:rPr>
      </w:pPr>
      <w:r w:rsidRPr="008758BD">
        <w:rPr>
          <w:lang w:val="fr-FR"/>
        </w:rPr>
        <w:t>PS : j’ajoute ici d’autres i</w:t>
      </w:r>
      <w:r>
        <w:rPr>
          <w:lang w:val="fr-FR"/>
        </w:rPr>
        <w:t>dées :</w:t>
      </w:r>
    </w:p>
    <w:p w14:paraId="205ECA1B" w14:textId="77777777" w:rsidR="008758BD" w:rsidRDefault="008758BD" w:rsidP="008758BD">
      <w:pPr>
        <w:pStyle w:val="Commentaire"/>
        <w:rPr>
          <w:lang w:val="fr-FR"/>
        </w:rPr>
      </w:pPr>
    </w:p>
    <w:p w14:paraId="4D8C1EA1" w14:textId="77777777" w:rsidR="008758BD" w:rsidRDefault="008758BD" w:rsidP="008758BD">
      <w:pPr>
        <w:pStyle w:val="Commentaire"/>
        <w:numPr>
          <w:ilvl w:val="0"/>
          <w:numId w:val="4"/>
        </w:numPr>
        <w:rPr>
          <w:lang w:val="fr-FR"/>
        </w:rPr>
      </w:pPr>
      <w:r>
        <w:rPr>
          <w:lang w:val="fr-FR"/>
        </w:rPr>
        <w:t xml:space="preserve"> </w:t>
      </w:r>
    </w:p>
    <w:p w14:paraId="1C9C5E69" w14:textId="77777777" w:rsidR="008758BD" w:rsidRDefault="008758BD" w:rsidP="008758BD">
      <w:pPr>
        <w:pStyle w:val="Commentaire"/>
        <w:rPr>
          <w:lang w:val="fr-FR"/>
        </w:rPr>
      </w:pPr>
    </w:p>
    <w:p w14:paraId="1573E109" w14:textId="62E8EB6B" w:rsidR="008758BD" w:rsidRPr="008758BD" w:rsidRDefault="008758BD" w:rsidP="008758BD">
      <w:pPr>
        <w:pStyle w:val="Commentaire"/>
        <w:rPr>
          <w:lang w:val="fr-FR"/>
        </w:rPr>
      </w:pPr>
      <w:r w:rsidRPr="008758BD">
        <w:rPr>
          <w:lang w:val="fr-FR"/>
        </w:rPr>
        <w:t>Extraction et qualification de la pertinence d’une loi de comportement en puissance du pH et exponentielle de la température.</w:t>
      </w:r>
    </w:p>
    <w:p w14:paraId="49E4EDAF" w14:textId="35DEA342" w:rsidR="008758BD" w:rsidRDefault="008758BD" w:rsidP="008758BD">
      <w:pPr>
        <w:pStyle w:val="Commentaire"/>
        <w:rPr>
          <w:lang w:val="fr-FR"/>
        </w:rPr>
      </w:pPr>
    </w:p>
    <w:p w14:paraId="3929EEE6" w14:textId="349764A0" w:rsidR="008758BD" w:rsidRDefault="008758BD" w:rsidP="008758BD">
      <w:pPr>
        <w:pStyle w:val="Commentaire"/>
        <w:ind w:left="708" w:firstLine="708"/>
        <w:rPr>
          <w:lang w:val="fr-FR"/>
        </w:rPr>
      </w:pPr>
      <w:r>
        <w:rPr>
          <w:lang w:val="fr-FR"/>
        </w:rPr>
        <w:t>6.</w:t>
      </w:r>
    </w:p>
    <w:p w14:paraId="2EFC29D7" w14:textId="77777777" w:rsidR="008758BD" w:rsidRDefault="008758BD" w:rsidP="008758BD">
      <w:pPr>
        <w:pStyle w:val="Commentaire"/>
        <w:rPr>
          <w:lang w:val="fr-FR"/>
        </w:rPr>
      </w:pPr>
    </w:p>
    <w:p w14:paraId="3C12CE2D" w14:textId="23F3598C" w:rsidR="008758BD" w:rsidRDefault="008758BD" w:rsidP="008758BD">
      <w:pPr>
        <w:pStyle w:val="Commentaire"/>
        <w:rPr>
          <w:lang w:val="fr-FR"/>
        </w:rPr>
      </w:pPr>
      <w:r>
        <w:rPr>
          <w:lang w:val="fr-FR"/>
        </w:rPr>
        <w:t>Confrontation du réseau de neurone aux modèles statistiques. Quelle est la meilleure approche pour quelle utilisation ?</w:t>
      </w:r>
    </w:p>
    <w:p w14:paraId="49BF27C0" w14:textId="4564CD10" w:rsidR="008758BD" w:rsidRDefault="008758BD" w:rsidP="008758BD">
      <w:pPr>
        <w:pStyle w:val="Commentaire"/>
        <w:rPr>
          <w:lang w:val="fr-FR"/>
        </w:rPr>
      </w:pPr>
    </w:p>
    <w:p w14:paraId="2C403540" w14:textId="6A5BD55C" w:rsidR="008758BD" w:rsidRPr="00BF26EF" w:rsidRDefault="008758BD" w:rsidP="008758BD">
      <w:pPr>
        <w:pStyle w:val="Commentaire"/>
        <w:rPr>
          <w:b/>
          <w:bCs/>
          <w:lang w:val="fr-FR"/>
        </w:rPr>
      </w:pPr>
      <w:r w:rsidRPr="00BF26EF">
        <w:rPr>
          <w:b/>
          <w:bCs/>
          <w:lang w:val="fr-FR"/>
        </w:rPr>
        <w:t>Toutes ces questions m’emmènent plutôt à la conclusion que ça constitue un travail en soi en aval du projet d’Abdelhak. En conséquence, je propose plutôt de laisser cette décision aux relecteurs de la revue</w:t>
      </w:r>
      <w:r w:rsidR="002041FA" w:rsidRPr="00BF26EF">
        <w:rPr>
          <w:b/>
          <w:bCs/>
          <w:lang w:val="fr-FR"/>
        </w:rPr>
        <w:t xml:space="preserve"> pour favoriser la mise à disposition rapide de l’article.</w:t>
      </w:r>
      <w:r w:rsidR="00BF26EF" w:rsidRPr="00BF26EF">
        <w:rPr>
          <w:b/>
          <w:bCs/>
          <w:lang w:val="fr-FR"/>
        </w:rPr>
        <w:t xml:space="preserve"> </w:t>
      </w:r>
      <w:r w:rsidRPr="00BF26EF">
        <w:rPr>
          <w:b/>
          <w:bCs/>
          <w:lang w:val="fr-FR"/>
        </w:rPr>
        <w:t>Ce travail est pertinent, excellement présenté et de surcroit mis à la disposition de la communauté via github. Il est novateur pour ce domaine d’application, la communauté mérite d’en être informée.</w:t>
      </w:r>
    </w:p>
    <w:p w14:paraId="0F47D767" w14:textId="77777777" w:rsidR="008758BD" w:rsidRDefault="008758BD" w:rsidP="008758BD">
      <w:pPr>
        <w:pStyle w:val="Commentaire"/>
        <w:rPr>
          <w:lang w:val="fr-FR"/>
        </w:rPr>
      </w:pPr>
    </w:p>
    <w:p w14:paraId="19037475" w14:textId="77777777" w:rsidR="008758BD" w:rsidRPr="008758BD" w:rsidRDefault="008758BD" w:rsidP="008758BD">
      <w:pPr>
        <w:pStyle w:val="Commentaire"/>
        <w:rPr>
          <w:lang w:val="fr-FR"/>
        </w:rPr>
      </w:pPr>
    </w:p>
    <w:p w14:paraId="47048ADF" w14:textId="74EB7FDD" w:rsidR="0062123C" w:rsidRPr="008758BD" w:rsidRDefault="0062123C" w:rsidP="0062123C">
      <w:pPr>
        <w:pStyle w:val="Commentaire"/>
        <w:rPr>
          <w:lang w:val="fr-FR"/>
        </w:rPr>
      </w:pPr>
    </w:p>
    <w:p w14:paraId="36A0B856" w14:textId="45FB32FB" w:rsidR="0062123C" w:rsidRPr="008758BD" w:rsidRDefault="0062123C">
      <w:pPr>
        <w:pStyle w:val="Commentaire"/>
        <w:rPr>
          <w:lang w:val="fr-FR"/>
        </w:rPr>
      </w:pPr>
    </w:p>
  </w:comment>
  <w:comment w:id="149" w:author="Abdelhak Ouanzougui" w:date="2025-09-28T19:58:00Z" w:initials="AO">
    <w:p w14:paraId="7EBF9EDD" w14:textId="77777777" w:rsidR="00CB637B" w:rsidRPr="005078EF" w:rsidRDefault="00CB637B" w:rsidP="00CB637B">
      <w:pPr>
        <w:pStyle w:val="Commentaire"/>
        <w:rPr>
          <w:lang w:val="fr-FR"/>
        </w:rPr>
      </w:pPr>
      <w:r>
        <w:rPr>
          <w:rStyle w:val="Marquedecommentaire"/>
        </w:rPr>
        <w:annotationRef/>
      </w:r>
      <w:r w:rsidRPr="005078EF">
        <w:rPr>
          <w:lang w:val="fr-FR"/>
        </w:rPr>
        <w:t xml:space="preserve">Tout à fait d’accord avec vos remarques, et merci beaucoup pour votre commentaire sur ce travail. Est-ce que vous pensez que la conclusion est bonne maintenant ? </w:t>
      </w:r>
    </w:p>
  </w:comment>
  <w:comment w:id="218" w:author="FRUGIER Pierre" w:date="2025-08-26T15:34:00Z" w:initials="FP">
    <w:p w14:paraId="6401B768" w14:textId="0343660F" w:rsidR="002041FA" w:rsidRDefault="002041FA">
      <w:pPr>
        <w:pStyle w:val="Commentaire"/>
        <w:rPr>
          <w:lang w:val="fr-FR"/>
        </w:rPr>
      </w:pPr>
      <w:r>
        <w:rPr>
          <w:rStyle w:val="Marquedecommentaire"/>
        </w:rPr>
        <w:annotationRef/>
      </w:r>
      <w:r w:rsidRPr="002041FA">
        <w:rPr>
          <w:lang w:val="fr-FR"/>
        </w:rPr>
        <w:t xml:space="preserve">C’est super gentil, mais </w:t>
      </w:r>
      <w:r>
        <w:rPr>
          <w:lang w:val="fr-FR"/>
        </w:rPr>
        <w:t xml:space="preserve">dans un article </w:t>
      </w:r>
      <w:r w:rsidRPr="002041FA">
        <w:rPr>
          <w:lang w:val="fr-FR"/>
        </w:rPr>
        <w:t>les remer</w:t>
      </w:r>
      <w:r>
        <w:rPr>
          <w:lang w:val="fr-FR"/>
        </w:rPr>
        <w:t>ciements sont plutôt l’occasion de remercier le laboratoire d’accueil et l’école qui offre le cadre du stage. Ça ne se fait pas de remercier tes co-auteurs.</w:t>
      </w:r>
    </w:p>
    <w:p w14:paraId="4499DBBB" w14:textId="465B195C" w:rsidR="002041FA" w:rsidRPr="002041FA" w:rsidRDefault="002041FA">
      <w:pPr>
        <w:pStyle w:val="Commentaire"/>
        <w:rPr>
          <w:lang w:val="fr-FR"/>
        </w:rPr>
      </w:pPr>
      <w:r>
        <w:rPr>
          <w:lang w:val="fr-FR"/>
        </w:rPr>
        <w:t>Je te laisse le réécrire, deux lignes devraient suffire.</w:t>
      </w:r>
    </w:p>
  </w:comment>
  <w:comment w:id="219" w:author="GIN Stephane" w:date="2025-08-28T15:37:00Z" w:initials="GS">
    <w:p w14:paraId="688E04B9" w14:textId="0EA86158" w:rsidR="00E65FD6" w:rsidRPr="00E65FD6" w:rsidRDefault="00E65FD6">
      <w:pPr>
        <w:pStyle w:val="Commentaire"/>
        <w:rPr>
          <w:lang w:val="fr-FR"/>
        </w:rPr>
      </w:pPr>
      <w:r>
        <w:rPr>
          <w:rStyle w:val="Marquedecommentaire"/>
        </w:rPr>
        <w:annotationRef/>
      </w:r>
      <w:r w:rsidRPr="00E65FD6">
        <w:rPr>
          <w:lang w:val="fr-FR"/>
        </w:rPr>
        <w:t>Je confirme. Dire que ce t</w:t>
      </w:r>
      <w:r>
        <w:rPr>
          <w:lang w:val="fr-FR"/>
        </w:rPr>
        <w:t>ravail a été fait dans le cadre d’un Internship d’un an au CEA sous la direction de xxx, et que le financement a été donné par le CEA (projet XXX).</w:t>
      </w:r>
    </w:p>
  </w:comment>
  <w:comment w:id="220" w:author="Abdelhak Ouanzougui" w:date="2025-09-28T19:58:00Z" w:initials="AO">
    <w:p w14:paraId="10BF6838" w14:textId="77777777" w:rsidR="00CB637B" w:rsidRPr="005078EF" w:rsidRDefault="00CB637B" w:rsidP="00CB637B">
      <w:pPr>
        <w:pStyle w:val="Commentaire"/>
        <w:rPr>
          <w:lang w:val="fr-FR"/>
        </w:rPr>
      </w:pPr>
      <w:r>
        <w:rPr>
          <w:rStyle w:val="Marquedecommentaire"/>
        </w:rPr>
        <w:annotationRef/>
      </w:r>
      <w:r w:rsidRPr="005078EF">
        <w:rPr>
          <w:lang w:val="fr-FR"/>
        </w:rPr>
        <w:t>Done</w:t>
      </w:r>
    </w:p>
  </w:comment>
  <w:comment w:id="250" w:author="Abdelhak Ouanzougui" w:date="2025-09-28T20:00:00Z" w:initials="AO">
    <w:p w14:paraId="4EE8B0A6" w14:textId="77777777" w:rsidR="009A5DF8" w:rsidRDefault="009A5DF8" w:rsidP="009A5DF8">
      <w:pPr>
        <w:pStyle w:val="Commentaire"/>
      </w:pPr>
      <w:r>
        <w:rPr>
          <w:rStyle w:val="Marquedecommentaire"/>
        </w:rPr>
        <w:annotationRef/>
      </w:r>
      <w:r w:rsidRPr="005078EF">
        <w:rPr>
          <w:lang w:val="fr-FR"/>
        </w:rPr>
        <w:t xml:space="preserve">Concernant les contributions, vous êtes libre de modifier ce que vous voulez et d’ajouter ce que vous jugez nécessaire. </w:t>
      </w:r>
      <w:r>
        <w:t xml:space="preserve">Je suis vraiment désolé si j’ai oublié quelque chose.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9712FA" w15:done="0"/>
  <w15:commentEx w15:paraId="6278E078" w15:paraIdParent="4C9712FA" w15:done="0"/>
  <w15:commentEx w15:paraId="28CEB22B" w15:done="0"/>
  <w15:commentEx w15:paraId="0F0C38F6" w15:done="0"/>
  <w15:commentEx w15:paraId="272A6B72" w15:done="0"/>
  <w15:commentEx w15:paraId="474E23E1" w15:paraIdParent="272A6B72" w15:done="0"/>
  <w15:commentEx w15:paraId="662C3255" w15:done="0"/>
  <w15:commentEx w15:paraId="380D7174" w15:paraIdParent="662C3255" w15:done="0"/>
  <w15:commentEx w15:paraId="2019E3CF" w15:done="0"/>
  <w15:commentEx w15:paraId="55EAF0BB" w15:paraIdParent="2019E3CF" w15:done="0"/>
  <w15:commentEx w15:paraId="66E08EC8" w15:done="0"/>
  <w15:commentEx w15:paraId="3415261D" w15:paraIdParent="66E08EC8" w15:done="0"/>
  <w15:commentEx w15:paraId="48CA3BED" w15:done="0"/>
  <w15:commentEx w15:paraId="40E315AF" w15:paraIdParent="48CA3BED" w15:done="0"/>
  <w15:commentEx w15:paraId="61B24171" w15:paraIdParent="48CA3BED" w15:done="0"/>
  <w15:commentEx w15:paraId="1AC93790" w15:done="0"/>
  <w15:commentEx w15:paraId="2EB29CAD" w15:paraIdParent="1AC93790" w15:done="0"/>
  <w15:commentEx w15:paraId="2DC82AF7" w15:paraIdParent="1AC93790" w15:done="0"/>
  <w15:commentEx w15:paraId="22851F93" w15:done="0"/>
  <w15:commentEx w15:paraId="2A451140" w15:paraIdParent="22851F93" w15:done="0"/>
  <w15:commentEx w15:paraId="436FBFFC" w15:done="0"/>
  <w15:commentEx w15:paraId="226D94EB" w15:paraIdParent="436FBFFC" w15:done="0"/>
  <w15:commentEx w15:paraId="36A0B856" w15:done="0"/>
  <w15:commentEx w15:paraId="7EBF9EDD" w15:paraIdParent="36A0B856" w15:done="0"/>
  <w15:commentEx w15:paraId="4499DBBB" w15:done="0"/>
  <w15:commentEx w15:paraId="688E04B9" w15:paraIdParent="4499DBBB" w15:done="0"/>
  <w15:commentEx w15:paraId="10BF6838" w15:paraIdParent="4499DBBB" w15:done="0"/>
  <w15:commentEx w15:paraId="4EE8B0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853D7" w16cex:dateUtc="2025-08-26T13:40:00Z">
    <w16cex:extLst>
      <w16:ext w16:uri="{CE6994B0-6A32-4C9F-8C6B-6E91EDA988CE}">
        <cr:reactions xmlns:cr="http://schemas.microsoft.com/office/comments/2020/reactions">
          <cr:reaction reactionType="1">
            <cr:reactionInfo dateUtc="2025-09-21T20:54:57Z">
              <cr:user userId="S::abdelhak.ouanzougui@centrale-casablanca.ma::55525e18-a987-4753-a524-7aa98d924f1e" userProvider="AD" userName="Abdelhak Ouanzougui"/>
            </cr:reactionInfo>
          </cr:reaction>
        </cr:reactions>
      </w16:ext>
    </w16cex:extLst>
  </w16cex:commentExtensible>
  <w16cex:commentExtensible w16cex:durableId="10700026" w16cex:dateUtc="2025-09-28T18:33:00Z"/>
  <w16cex:commentExtensible w16cex:durableId="2C934337" w16cex:dateUtc="2025-10-10T06:32:00Z"/>
  <w16cex:commentExtensible w16cex:durableId="2C933C4C" w16cex:dateUtc="2025-10-10T06:03:00Z"/>
  <w16cex:commentExtensible w16cex:durableId="2C933C38" w16cex:dateUtc="2025-10-10T06:03:00Z"/>
  <w16cex:commentExtensible w16cex:durableId="2C933C3D" w16cex:dateUtc="2025-10-10T06:03:00Z"/>
  <w16cex:commentExtensible w16cex:durableId="2C5AF23E" w16cex:dateUtc="2025-08-28T13:20:00Z">
    <w16cex:extLst>
      <w16:ext w16:uri="{CE6994B0-6A32-4C9F-8C6B-6E91EDA988CE}">
        <cr:reactions xmlns:cr="http://schemas.microsoft.com/office/comments/2020/reactions">
          <cr:reaction reactionType="1">
            <cr:reactionInfo dateUtc="2025-09-21T21:14:26Z">
              <cr:user userId="S::abdelhak.ouanzougui@centrale-casablanca.ma::55525e18-a987-4753-a524-7aa98d924f1e" userProvider="AD" userName="Abdelhak Ouanzougui"/>
            </cr:reactionInfo>
          </cr:reaction>
        </cr:reactions>
      </w16:ext>
    </w16cex:extLst>
  </w16cex:commentExtensible>
  <w16cex:commentExtensible w16cex:durableId="71801349" w16cex:dateUtc="2025-09-21T21:12:00Z"/>
  <w16cex:commentExtensible w16cex:durableId="2C5AF2AB" w16cex:dateUtc="2025-08-28T13:22:00Z">
    <w16cex:extLst>
      <w16:ext w16:uri="{CE6994B0-6A32-4C9F-8C6B-6E91EDA988CE}">
        <cr:reactions xmlns:cr="http://schemas.microsoft.com/office/comments/2020/reactions">
          <cr:reaction reactionType="1">
            <cr:reactionInfo dateUtc="2025-09-21T21:14:31Z">
              <cr:user userId="S::abdelhak.ouanzougui@centrale-casablanca.ma::55525e18-a987-4753-a524-7aa98d924f1e" userProvider="AD" userName="Abdelhak Ouanzougui"/>
            </cr:reactionInfo>
          </cr:reaction>
        </cr:reactions>
      </w16:ext>
    </w16cex:extLst>
  </w16cex:commentExtensible>
  <w16cex:commentExtensible w16cex:durableId="0A0BF3DA" w16cex:dateUtc="2025-09-21T21:14:00Z"/>
  <w16cex:commentExtensible w16cex:durableId="2C57F588" w16cex:dateUtc="2025-08-26T06:57:00Z">
    <w16cex:extLst>
      <w16:ext w16:uri="{CE6994B0-6A32-4C9F-8C6B-6E91EDA988CE}">
        <cr:reactions xmlns:cr="http://schemas.microsoft.com/office/comments/2020/reactions">
          <cr:reaction reactionType="1">
            <cr:reactionInfo dateUtc="2025-09-21T21:16:39Z">
              <cr:user userId="S::abdelhak.ouanzougui@centrale-casablanca.ma::55525e18-a987-4753-a524-7aa98d924f1e" userProvider="AD" userName="Abdelhak Ouanzougui"/>
            </cr:reactionInfo>
          </cr:reaction>
        </cr:reactions>
      </w16:ext>
    </w16cex:extLst>
  </w16cex:commentExtensible>
  <w16cex:commentExtensible w16cex:durableId="283892F5" w16cex:dateUtc="2025-09-28T18:37:00Z"/>
  <w16cex:commentExtensible w16cex:durableId="2C5AF369" w16cex:dateUtc="2025-08-28T13:25:00Z"/>
  <w16cex:commentExtensible w16cex:durableId="0BC04D22" w16cex:dateUtc="2025-09-22T10:28:00Z"/>
  <w16cex:commentExtensible w16cex:durableId="0F0F5858" w16cex:dateUtc="2025-09-29T13:13:00Z"/>
  <w16cex:commentExtensible w16cex:durableId="2C5AF4E4" w16cex:dateUtc="2025-08-28T13:31:00Z"/>
  <w16cex:commentExtensible w16cex:durableId="1DA9B722" w16cex:dateUtc="2025-09-28T09:21:00Z"/>
  <w16cex:commentExtensible w16cex:durableId="2F966101" w16cex:dateUtc="2025-09-28T18:33:00Z"/>
  <w16cex:commentExtensible w16cex:durableId="2C57FA50" w16cex:dateUtc="2025-08-26T07:18:00Z"/>
  <w16cex:commentExtensible w16cex:durableId="418A3A9F" w16cex:dateUtc="2025-09-28T18:51:00Z"/>
  <w16cex:commentExtensible w16cex:durableId="2C57FD4C" w16cex:dateUtc="2025-08-26T07:30:00Z">
    <w16cex:extLst>
      <w16:ext w16:uri="{CE6994B0-6A32-4C9F-8C6B-6E91EDA988CE}">
        <cr:reactions xmlns:cr="http://schemas.microsoft.com/office/comments/2020/reactions">
          <cr:reaction reactionType="1">
            <cr:reactionInfo dateUtc="2025-09-28T18:56:02Z">
              <cr:user userId="S::abdelhak.ouanzougui@centrale-casablanca.ma::55525e18-a987-4753-a524-7aa98d924f1e" userProvider="AD" userName="Abdelhak Ouanzougui"/>
            </cr:reactionInfo>
          </cr:reaction>
        </cr:reactions>
      </w16:ext>
    </w16cex:extLst>
  </w16cex:commentExtensible>
  <w16cex:commentExtensible w16cex:durableId="2FC44CD9" w16cex:dateUtc="2025-09-28T18:55:00Z"/>
  <w16cex:commentExtensible w16cex:durableId="2C5803D0" w16cex:dateUtc="2025-08-26T07:58:00Z">
    <w16cex:extLst>
      <w16:ext w16:uri="{CE6994B0-6A32-4C9F-8C6B-6E91EDA988CE}">
        <cr:reactions xmlns:cr="http://schemas.microsoft.com/office/comments/2020/reactions">
          <cr:reaction reactionType="1">
            <cr:reactionInfo dateUtc="2025-09-28T18:56:19Z">
              <cr:user userId="S::abdelhak.ouanzougui@centrale-casablanca.ma::55525e18-a987-4753-a524-7aa98d924f1e" userProvider="AD" userName="Abdelhak Ouanzougui"/>
            </cr:reactionInfo>
          </cr:reaction>
        </cr:reactions>
      </w16:ext>
    </w16cex:extLst>
  </w16cex:commentExtensible>
  <w16cex:commentExtensible w16cex:durableId="313F01D3" w16cex:dateUtc="2025-09-28T18:58:00Z"/>
  <w16cex:commentExtensible w16cex:durableId="2C585277" w16cex:dateUtc="2025-08-26T13:34:00Z">
    <w16cex:extLst>
      <w16:ext w16:uri="{CE6994B0-6A32-4C9F-8C6B-6E91EDA988CE}">
        <cr:reactions xmlns:cr="http://schemas.microsoft.com/office/comments/2020/reactions">
          <cr:reaction reactionType="1">
            <cr:reactionInfo dateUtc="2025-09-28T18:58:24Z">
              <cr:user userId="S::abdelhak.ouanzougui@centrale-casablanca.ma::55525e18-a987-4753-a524-7aa98d924f1e" userProvider="AD" userName="Abdelhak Ouanzougui"/>
            </cr:reactionInfo>
          </cr:reaction>
        </cr:reactions>
      </w16:ext>
    </w16cex:extLst>
  </w16cex:commentExtensible>
  <w16cex:commentExtensible w16cex:durableId="2C5AF632" w16cex:dateUtc="2025-08-28T13:37:00Z">
    <w16cex:extLst>
      <w16:ext w16:uri="{CE6994B0-6A32-4C9F-8C6B-6E91EDA988CE}">
        <cr:reactions xmlns:cr="http://schemas.microsoft.com/office/comments/2020/reactions">
          <cr:reaction reactionType="1">
            <cr:reactionInfo dateUtc="2025-09-28T18:58:30Z">
              <cr:user userId="S::abdelhak.ouanzougui@centrale-casablanca.ma::55525e18-a987-4753-a524-7aa98d924f1e" userProvider="AD" userName="Abdelhak Ouanzougui"/>
            </cr:reactionInfo>
          </cr:reaction>
        </cr:reactions>
      </w16:ext>
    </w16cex:extLst>
  </w16cex:commentExtensible>
  <w16cex:commentExtensible w16cex:durableId="74D24290" w16cex:dateUtc="2025-09-28T18:58:00Z"/>
  <w16cex:commentExtensible w16cex:durableId="78FCE157" w16cex:dateUtc="2025-09-28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9712FA" w16cid:durableId="2C5853D7"/>
  <w16cid:commentId w16cid:paraId="6278E078" w16cid:durableId="10700026"/>
  <w16cid:commentId w16cid:paraId="28CEB22B" w16cid:durableId="2C934337"/>
  <w16cid:commentId w16cid:paraId="0F0C38F6" w16cid:durableId="2C933C4C"/>
  <w16cid:commentId w16cid:paraId="272A6B72" w16cid:durableId="2C933C38"/>
  <w16cid:commentId w16cid:paraId="474E23E1" w16cid:durableId="2C933C3D"/>
  <w16cid:commentId w16cid:paraId="662C3255" w16cid:durableId="2C5AF23E"/>
  <w16cid:commentId w16cid:paraId="380D7174" w16cid:durableId="71801349"/>
  <w16cid:commentId w16cid:paraId="2019E3CF" w16cid:durableId="2C5AF2AB"/>
  <w16cid:commentId w16cid:paraId="55EAF0BB" w16cid:durableId="0A0BF3DA"/>
  <w16cid:commentId w16cid:paraId="66E08EC8" w16cid:durableId="2C57F588"/>
  <w16cid:commentId w16cid:paraId="3415261D" w16cid:durableId="283892F5"/>
  <w16cid:commentId w16cid:paraId="48CA3BED" w16cid:durableId="2C5AF369"/>
  <w16cid:commentId w16cid:paraId="40E315AF" w16cid:durableId="0BC04D22"/>
  <w16cid:commentId w16cid:paraId="61B24171" w16cid:durableId="0F0F5858"/>
  <w16cid:commentId w16cid:paraId="1AC93790" w16cid:durableId="2C5AF4E4"/>
  <w16cid:commentId w16cid:paraId="2EB29CAD" w16cid:durableId="1DA9B722"/>
  <w16cid:commentId w16cid:paraId="2DC82AF7" w16cid:durableId="2F966101"/>
  <w16cid:commentId w16cid:paraId="22851F93" w16cid:durableId="2C57FA50"/>
  <w16cid:commentId w16cid:paraId="2A451140" w16cid:durableId="418A3A9F"/>
  <w16cid:commentId w16cid:paraId="436FBFFC" w16cid:durableId="2C57FD4C"/>
  <w16cid:commentId w16cid:paraId="226D94EB" w16cid:durableId="2FC44CD9"/>
  <w16cid:commentId w16cid:paraId="36A0B856" w16cid:durableId="2C5803D0"/>
  <w16cid:commentId w16cid:paraId="7EBF9EDD" w16cid:durableId="313F01D3"/>
  <w16cid:commentId w16cid:paraId="4499DBBB" w16cid:durableId="2C585277"/>
  <w16cid:commentId w16cid:paraId="688E04B9" w16cid:durableId="2C5AF632"/>
  <w16cid:commentId w16cid:paraId="10BF6838" w16cid:durableId="74D24290"/>
  <w16cid:commentId w16cid:paraId="4EE8B0A6" w16cid:durableId="78FCE1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1853E" w14:textId="77777777" w:rsidR="00C36C03" w:rsidRDefault="00C36C03" w:rsidP="000A703F">
      <w:pPr>
        <w:spacing w:after="0" w:line="240" w:lineRule="auto"/>
      </w:pPr>
      <w:r>
        <w:separator/>
      </w:r>
    </w:p>
  </w:endnote>
  <w:endnote w:type="continuationSeparator" w:id="0">
    <w:p w14:paraId="4D8618E7" w14:textId="77777777" w:rsidR="00C36C03" w:rsidRDefault="00C36C03" w:rsidP="000A7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AAAA0" w14:textId="77777777" w:rsidR="00C36C03" w:rsidRDefault="00C36C03" w:rsidP="000A703F">
      <w:pPr>
        <w:spacing w:after="0" w:line="240" w:lineRule="auto"/>
      </w:pPr>
      <w:r>
        <w:separator/>
      </w:r>
    </w:p>
  </w:footnote>
  <w:footnote w:type="continuationSeparator" w:id="0">
    <w:p w14:paraId="72891EA3" w14:textId="77777777" w:rsidR="00C36C03" w:rsidRDefault="00C36C03" w:rsidP="000A7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518"/>
    <w:multiLevelType w:val="hybridMultilevel"/>
    <w:tmpl w:val="7B783F5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2723258"/>
    <w:multiLevelType w:val="multilevel"/>
    <w:tmpl w:val="089801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61E30102"/>
    <w:multiLevelType w:val="multilevel"/>
    <w:tmpl w:val="8DF4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0F5E32"/>
    <w:multiLevelType w:val="multilevel"/>
    <w:tmpl w:val="ED7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5C4B69"/>
    <w:multiLevelType w:val="hybridMultilevel"/>
    <w:tmpl w:val="948E8616"/>
    <w:lvl w:ilvl="0" w:tplc="040C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097854">
    <w:abstractNumId w:val="2"/>
  </w:num>
  <w:num w:numId="2" w16cid:durableId="741759872">
    <w:abstractNumId w:val="1"/>
  </w:num>
  <w:num w:numId="3" w16cid:durableId="927079087">
    <w:abstractNumId w:val="4"/>
  </w:num>
  <w:num w:numId="4" w16cid:durableId="148444956">
    <w:abstractNumId w:val="0"/>
  </w:num>
  <w:num w:numId="5" w16cid:durableId="11897621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elhak Ouanzougui">
    <w15:presenceInfo w15:providerId="AD" w15:userId="S::abdelhak.ouanzougui@centrale-casablanca.ma::55525e18-a987-4753-a524-7aa98d924f1e"/>
  </w15:person>
  <w15:person w15:author="FRUGIER Pierre">
    <w15:presenceInfo w15:providerId="AD" w15:userId="S-1-5-21-1801674531-299502267-839522115-3047"/>
  </w15:person>
  <w15:person w15:author="GIN Stephane">
    <w15:presenceInfo w15:providerId="AD" w15:userId="S-1-5-21-1801674531-299502267-839522115-33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78"/>
    <w:rsid w:val="00017597"/>
    <w:rsid w:val="00020550"/>
    <w:rsid w:val="000247F4"/>
    <w:rsid w:val="00042BC3"/>
    <w:rsid w:val="00042DA0"/>
    <w:rsid w:val="0005621C"/>
    <w:rsid w:val="000569A0"/>
    <w:rsid w:val="000A703F"/>
    <w:rsid w:val="000B4E8F"/>
    <w:rsid w:val="000C4CAB"/>
    <w:rsid w:val="000E3114"/>
    <w:rsid w:val="000E4DF2"/>
    <w:rsid w:val="000E72AE"/>
    <w:rsid w:val="000E750B"/>
    <w:rsid w:val="000F302B"/>
    <w:rsid w:val="00100A29"/>
    <w:rsid w:val="00104758"/>
    <w:rsid w:val="00122D68"/>
    <w:rsid w:val="001242FB"/>
    <w:rsid w:val="001370C8"/>
    <w:rsid w:val="001437D4"/>
    <w:rsid w:val="00143FB0"/>
    <w:rsid w:val="00153127"/>
    <w:rsid w:val="00153C57"/>
    <w:rsid w:val="00155E13"/>
    <w:rsid w:val="0016420C"/>
    <w:rsid w:val="00166C39"/>
    <w:rsid w:val="00174599"/>
    <w:rsid w:val="00177FAE"/>
    <w:rsid w:val="001A1EBA"/>
    <w:rsid w:val="001B6F85"/>
    <w:rsid w:val="001E5912"/>
    <w:rsid w:val="001F32AA"/>
    <w:rsid w:val="002020F3"/>
    <w:rsid w:val="002034E8"/>
    <w:rsid w:val="00203576"/>
    <w:rsid w:val="002041FA"/>
    <w:rsid w:val="00207A0A"/>
    <w:rsid w:val="00213B5D"/>
    <w:rsid w:val="002243CC"/>
    <w:rsid w:val="00230193"/>
    <w:rsid w:val="00243658"/>
    <w:rsid w:val="00243D6B"/>
    <w:rsid w:val="0024507B"/>
    <w:rsid w:val="00246AA4"/>
    <w:rsid w:val="002753AB"/>
    <w:rsid w:val="002A3665"/>
    <w:rsid w:val="002B2EEE"/>
    <w:rsid w:val="002B62C6"/>
    <w:rsid w:val="002D0395"/>
    <w:rsid w:val="00300E5A"/>
    <w:rsid w:val="00313A3E"/>
    <w:rsid w:val="0035239F"/>
    <w:rsid w:val="00357A95"/>
    <w:rsid w:val="0036306A"/>
    <w:rsid w:val="003675B7"/>
    <w:rsid w:val="00393B8E"/>
    <w:rsid w:val="003961F9"/>
    <w:rsid w:val="003A46B7"/>
    <w:rsid w:val="003B5306"/>
    <w:rsid w:val="003C6EBB"/>
    <w:rsid w:val="003C7F2D"/>
    <w:rsid w:val="003D7774"/>
    <w:rsid w:val="003E0DDE"/>
    <w:rsid w:val="003E272F"/>
    <w:rsid w:val="004026E4"/>
    <w:rsid w:val="0042583A"/>
    <w:rsid w:val="00443CC7"/>
    <w:rsid w:val="0045431E"/>
    <w:rsid w:val="00456A10"/>
    <w:rsid w:val="00460C2B"/>
    <w:rsid w:val="004700F6"/>
    <w:rsid w:val="00472C90"/>
    <w:rsid w:val="00472F61"/>
    <w:rsid w:val="0047589B"/>
    <w:rsid w:val="00484C22"/>
    <w:rsid w:val="0048538E"/>
    <w:rsid w:val="004906B1"/>
    <w:rsid w:val="00490C62"/>
    <w:rsid w:val="004A3BCF"/>
    <w:rsid w:val="004B67DF"/>
    <w:rsid w:val="004C6C75"/>
    <w:rsid w:val="004C7278"/>
    <w:rsid w:val="004E6990"/>
    <w:rsid w:val="004F2D2A"/>
    <w:rsid w:val="004F4461"/>
    <w:rsid w:val="005078EF"/>
    <w:rsid w:val="0051395B"/>
    <w:rsid w:val="00545434"/>
    <w:rsid w:val="00545B46"/>
    <w:rsid w:val="00553EE2"/>
    <w:rsid w:val="00560528"/>
    <w:rsid w:val="005649D6"/>
    <w:rsid w:val="00566B81"/>
    <w:rsid w:val="00570300"/>
    <w:rsid w:val="005B5677"/>
    <w:rsid w:val="005D16FB"/>
    <w:rsid w:val="005D6D56"/>
    <w:rsid w:val="005E59D4"/>
    <w:rsid w:val="005E682D"/>
    <w:rsid w:val="005F5325"/>
    <w:rsid w:val="00600AD1"/>
    <w:rsid w:val="006146C8"/>
    <w:rsid w:val="0062123C"/>
    <w:rsid w:val="00627353"/>
    <w:rsid w:val="006311F8"/>
    <w:rsid w:val="00651C97"/>
    <w:rsid w:val="0066752D"/>
    <w:rsid w:val="00667776"/>
    <w:rsid w:val="00667B64"/>
    <w:rsid w:val="006B016F"/>
    <w:rsid w:val="006B385C"/>
    <w:rsid w:val="006C5EC0"/>
    <w:rsid w:val="006E26ED"/>
    <w:rsid w:val="006F1372"/>
    <w:rsid w:val="006F13E6"/>
    <w:rsid w:val="006F38CC"/>
    <w:rsid w:val="007041E1"/>
    <w:rsid w:val="00716C21"/>
    <w:rsid w:val="00725ED0"/>
    <w:rsid w:val="00762651"/>
    <w:rsid w:val="007742C6"/>
    <w:rsid w:val="007B21FC"/>
    <w:rsid w:val="007E679A"/>
    <w:rsid w:val="007F273A"/>
    <w:rsid w:val="00801057"/>
    <w:rsid w:val="00803083"/>
    <w:rsid w:val="008136D9"/>
    <w:rsid w:val="0084200B"/>
    <w:rsid w:val="008556AC"/>
    <w:rsid w:val="008758BD"/>
    <w:rsid w:val="008A1EE3"/>
    <w:rsid w:val="008B08CD"/>
    <w:rsid w:val="008B5DE4"/>
    <w:rsid w:val="008C3E3D"/>
    <w:rsid w:val="008D06D6"/>
    <w:rsid w:val="008D5F8A"/>
    <w:rsid w:val="008E1532"/>
    <w:rsid w:val="008E31BE"/>
    <w:rsid w:val="008E6B11"/>
    <w:rsid w:val="00900AC5"/>
    <w:rsid w:val="00915DFC"/>
    <w:rsid w:val="009171C3"/>
    <w:rsid w:val="009200DD"/>
    <w:rsid w:val="0094228D"/>
    <w:rsid w:val="00972599"/>
    <w:rsid w:val="009770EF"/>
    <w:rsid w:val="00983541"/>
    <w:rsid w:val="00984448"/>
    <w:rsid w:val="009A5DF8"/>
    <w:rsid w:val="009B2340"/>
    <w:rsid w:val="009C4010"/>
    <w:rsid w:val="009C7B9F"/>
    <w:rsid w:val="009D3DAD"/>
    <w:rsid w:val="009D63A5"/>
    <w:rsid w:val="009D772D"/>
    <w:rsid w:val="009D7C05"/>
    <w:rsid w:val="009F0D2F"/>
    <w:rsid w:val="00A15CC1"/>
    <w:rsid w:val="00A42D32"/>
    <w:rsid w:val="00A534CE"/>
    <w:rsid w:val="00A53DE4"/>
    <w:rsid w:val="00A64DC5"/>
    <w:rsid w:val="00A710EE"/>
    <w:rsid w:val="00A862C6"/>
    <w:rsid w:val="00A87A5C"/>
    <w:rsid w:val="00A90E76"/>
    <w:rsid w:val="00AC044F"/>
    <w:rsid w:val="00AD1FB3"/>
    <w:rsid w:val="00AF3E65"/>
    <w:rsid w:val="00AF46DF"/>
    <w:rsid w:val="00B13D39"/>
    <w:rsid w:val="00B254C3"/>
    <w:rsid w:val="00B320D7"/>
    <w:rsid w:val="00B44961"/>
    <w:rsid w:val="00B672C3"/>
    <w:rsid w:val="00B7011F"/>
    <w:rsid w:val="00B72BEF"/>
    <w:rsid w:val="00B73E9D"/>
    <w:rsid w:val="00B940E1"/>
    <w:rsid w:val="00BA5CDA"/>
    <w:rsid w:val="00BD7F26"/>
    <w:rsid w:val="00BE56A4"/>
    <w:rsid w:val="00BE691E"/>
    <w:rsid w:val="00BF26EF"/>
    <w:rsid w:val="00C11656"/>
    <w:rsid w:val="00C32293"/>
    <w:rsid w:val="00C35AFC"/>
    <w:rsid w:val="00C36C03"/>
    <w:rsid w:val="00C557BD"/>
    <w:rsid w:val="00C572A8"/>
    <w:rsid w:val="00C7394C"/>
    <w:rsid w:val="00C82A1E"/>
    <w:rsid w:val="00C83D71"/>
    <w:rsid w:val="00C84DCE"/>
    <w:rsid w:val="00C8591E"/>
    <w:rsid w:val="00C96BEA"/>
    <w:rsid w:val="00C973EA"/>
    <w:rsid w:val="00CA379F"/>
    <w:rsid w:val="00CA72BF"/>
    <w:rsid w:val="00CB1CAE"/>
    <w:rsid w:val="00CB637B"/>
    <w:rsid w:val="00CC0B57"/>
    <w:rsid w:val="00CD3E29"/>
    <w:rsid w:val="00CD41E3"/>
    <w:rsid w:val="00CE545C"/>
    <w:rsid w:val="00CF6D27"/>
    <w:rsid w:val="00D20820"/>
    <w:rsid w:val="00D21056"/>
    <w:rsid w:val="00D3316B"/>
    <w:rsid w:val="00D36410"/>
    <w:rsid w:val="00D45BE1"/>
    <w:rsid w:val="00D5067B"/>
    <w:rsid w:val="00D71D0D"/>
    <w:rsid w:val="00DA6C21"/>
    <w:rsid w:val="00DB53FB"/>
    <w:rsid w:val="00DC0DD7"/>
    <w:rsid w:val="00DC6F68"/>
    <w:rsid w:val="00DD5A5E"/>
    <w:rsid w:val="00DD636C"/>
    <w:rsid w:val="00DE046B"/>
    <w:rsid w:val="00DE226C"/>
    <w:rsid w:val="00E11C60"/>
    <w:rsid w:val="00E1453A"/>
    <w:rsid w:val="00E24BD4"/>
    <w:rsid w:val="00E27E69"/>
    <w:rsid w:val="00E32845"/>
    <w:rsid w:val="00E62510"/>
    <w:rsid w:val="00E6428A"/>
    <w:rsid w:val="00E65FD6"/>
    <w:rsid w:val="00E857D8"/>
    <w:rsid w:val="00E910D0"/>
    <w:rsid w:val="00E96469"/>
    <w:rsid w:val="00E972CA"/>
    <w:rsid w:val="00EA130B"/>
    <w:rsid w:val="00ED12A9"/>
    <w:rsid w:val="00ED1E51"/>
    <w:rsid w:val="00EF153D"/>
    <w:rsid w:val="00F11687"/>
    <w:rsid w:val="00F242AA"/>
    <w:rsid w:val="00F25EA3"/>
    <w:rsid w:val="00F27048"/>
    <w:rsid w:val="00F31C43"/>
    <w:rsid w:val="00F4244A"/>
    <w:rsid w:val="00F44D45"/>
    <w:rsid w:val="00F51B59"/>
    <w:rsid w:val="00F5269F"/>
    <w:rsid w:val="00F527C6"/>
    <w:rsid w:val="00F5588C"/>
    <w:rsid w:val="00F80519"/>
    <w:rsid w:val="00F80BEA"/>
    <w:rsid w:val="00FB1C9D"/>
    <w:rsid w:val="00FD27F3"/>
    <w:rsid w:val="00FD6A45"/>
    <w:rsid w:val="00FD7101"/>
    <w:rsid w:val="00FD7248"/>
    <w:rsid w:val="00FF125C"/>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6BF3B"/>
  <w15:chartTrackingRefBased/>
  <w15:docId w15:val="{55065AFA-7BBD-4848-B0D6-88A699321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1F8"/>
    <w:rPr>
      <w:rFonts w:eastAsiaTheme="minorEastAsia"/>
      <w:lang w:val="en-US" w:eastAsia="zh-CN"/>
    </w:rPr>
  </w:style>
  <w:style w:type="paragraph" w:styleId="Titre1">
    <w:name w:val="heading 1"/>
    <w:basedOn w:val="Normal"/>
    <w:next w:val="Normal"/>
    <w:link w:val="Titre1Car"/>
    <w:uiPriority w:val="9"/>
    <w:qFormat/>
    <w:rsid w:val="004C7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C7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C727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C727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C727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C72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72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72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72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727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C727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C727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C727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C727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C72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72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72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7278"/>
    <w:rPr>
      <w:rFonts w:eastAsiaTheme="majorEastAsia" w:cstheme="majorBidi"/>
      <w:color w:val="272727" w:themeColor="text1" w:themeTint="D8"/>
    </w:rPr>
  </w:style>
  <w:style w:type="paragraph" w:styleId="Titre">
    <w:name w:val="Title"/>
    <w:basedOn w:val="Normal"/>
    <w:next w:val="Normal"/>
    <w:link w:val="TitreCar"/>
    <w:uiPriority w:val="10"/>
    <w:qFormat/>
    <w:rsid w:val="004C7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72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72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72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7278"/>
    <w:pPr>
      <w:spacing w:before="160"/>
      <w:jc w:val="center"/>
    </w:pPr>
    <w:rPr>
      <w:i/>
      <w:iCs/>
      <w:color w:val="404040" w:themeColor="text1" w:themeTint="BF"/>
    </w:rPr>
  </w:style>
  <w:style w:type="character" w:customStyle="1" w:styleId="CitationCar">
    <w:name w:val="Citation Car"/>
    <w:basedOn w:val="Policepardfaut"/>
    <w:link w:val="Citation"/>
    <w:uiPriority w:val="29"/>
    <w:rsid w:val="004C7278"/>
    <w:rPr>
      <w:i/>
      <w:iCs/>
      <w:color w:val="404040" w:themeColor="text1" w:themeTint="BF"/>
    </w:rPr>
  </w:style>
  <w:style w:type="paragraph" w:styleId="Paragraphedeliste">
    <w:name w:val="List Paragraph"/>
    <w:basedOn w:val="Normal"/>
    <w:uiPriority w:val="34"/>
    <w:qFormat/>
    <w:rsid w:val="004C7278"/>
    <w:pPr>
      <w:ind w:left="720"/>
      <w:contextualSpacing/>
    </w:pPr>
  </w:style>
  <w:style w:type="character" w:styleId="Accentuationintense">
    <w:name w:val="Intense Emphasis"/>
    <w:basedOn w:val="Policepardfaut"/>
    <w:uiPriority w:val="21"/>
    <w:qFormat/>
    <w:rsid w:val="004C7278"/>
    <w:rPr>
      <w:i/>
      <w:iCs/>
      <w:color w:val="2F5496" w:themeColor="accent1" w:themeShade="BF"/>
    </w:rPr>
  </w:style>
  <w:style w:type="paragraph" w:styleId="Citationintense">
    <w:name w:val="Intense Quote"/>
    <w:basedOn w:val="Normal"/>
    <w:next w:val="Normal"/>
    <w:link w:val="CitationintenseCar"/>
    <w:uiPriority w:val="30"/>
    <w:qFormat/>
    <w:rsid w:val="004C7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C7278"/>
    <w:rPr>
      <w:i/>
      <w:iCs/>
      <w:color w:val="2F5496" w:themeColor="accent1" w:themeShade="BF"/>
    </w:rPr>
  </w:style>
  <w:style w:type="character" w:styleId="Rfrenceintense">
    <w:name w:val="Intense Reference"/>
    <w:basedOn w:val="Policepardfaut"/>
    <w:uiPriority w:val="32"/>
    <w:qFormat/>
    <w:rsid w:val="004C7278"/>
    <w:rPr>
      <w:b/>
      <w:bCs/>
      <w:smallCaps/>
      <w:color w:val="2F5496" w:themeColor="accent1" w:themeShade="BF"/>
      <w:spacing w:val="5"/>
    </w:rPr>
  </w:style>
  <w:style w:type="paragraph" w:styleId="En-tte">
    <w:name w:val="header"/>
    <w:basedOn w:val="Normal"/>
    <w:link w:val="En-tteCar"/>
    <w:uiPriority w:val="99"/>
    <w:unhideWhenUsed/>
    <w:rsid w:val="006311F8"/>
    <w:pPr>
      <w:tabs>
        <w:tab w:val="center" w:pos="4536"/>
        <w:tab w:val="right" w:pos="9072"/>
      </w:tabs>
      <w:spacing w:after="0" w:line="240" w:lineRule="auto"/>
    </w:pPr>
  </w:style>
  <w:style w:type="character" w:customStyle="1" w:styleId="En-tteCar">
    <w:name w:val="En-tête Car"/>
    <w:basedOn w:val="Policepardfaut"/>
    <w:link w:val="En-tte"/>
    <w:uiPriority w:val="99"/>
    <w:rsid w:val="006311F8"/>
    <w:rPr>
      <w:rFonts w:eastAsiaTheme="minorEastAsia"/>
      <w:lang w:val="en-US" w:eastAsia="zh-CN"/>
    </w:rPr>
  </w:style>
  <w:style w:type="character" w:styleId="Lienhypertexte">
    <w:name w:val="Hyperlink"/>
    <w:basedOn w:val="Policepardfaut"/>
    <w:uiPriority w:val="99"/>
    <w:unhideWhenUsed/>
    <w:rsid w:val="006311F8"/>
    <w:rPr>
      <w:color w:val="0563C1" w:themeColor="hyperlink"/>
      <w:u w:val="single"/>
    </w:rPr>
  </w:style>
  <w:style w:type="paragraph" w:styleId="Lgende">
    <w:name w:val="caption"/>
    <w:basedOn w:val="Normal"/>
    <w:next w:val="Normal"/>
    <w:uiPriority w:val="35"/>
    <w:unhideWhenUsed/>
    <w:qFormat/>
    <w:rsid w:val="00A64DC5"/>
    <w:pPr>
      <w:spacing w:after="200" w:line="240" w:lineRule="auto"/>
    </w:pPr>
    <w:rPr>
      <w:i/>
      <w:iCs/>
      <w:color w:val="44546A" w:themeColor="text2"/>
      <w:sz w:val="18"/>
      <w:szCs w:val="18"/>
    </w:rPr>
  </w:style>
  <w:style w:type="character" w:styleId="Mentionnonrsolue">
    <w:name w:val="Unresolved Mention"/>
    <w:basedOn w:val="Policepardfaut"/>
    <w:uiPriority w:val="99"/>
    <w:semiHidden/>
    <w:unhideWhenUsed/>
    <w:rsid w:val="003C7F2D"/>
    <w:rPr>
      <w:color w:val="605E5C"/>
      <w:shd w:val="clear" w:color="auto" w:fill="E1DFDD"/>
    </w:rPr>
  </w:style>
  <w:style w:type="paragraph" w:styleId="Pieddepage">
    <w:name w:val="footer"/>
    <w:basedOn w:val="Normal"/>
    <w:link w:val="PieddepageCar"/>
    <w:uiPriority w:val="99"/>
    <w:unhideWhenUsed/>
    <w:rsid w:val="000A70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A703F"/>
    <w:rPr>
      <w:rFonts w:eastAsiaTheme="minorEastAsia"/>
      <w:lang w:val="en-US" w:eastAsia="zh-CN"/>
    </w:rPr>
  </w:style>
  <w:style w:type="character" w:styleId="Marquedecommentaire">
    <w:name w:val="annotation reference"/>
    <w:basedOn w:val="Policepardfaut"/>
    <w:uiPriority w:val="99"/>
    <w:semiHidden/>
    <w:unhideWhenUsed/>
    <w:rsid w:val="002753AB"/>
    <w:rPr>
      <w:sz w:val="16"/>
      <w:szCs w:val="16"/>
    </w:rPr>
  </w:style>
  <w:style w:type="paragraph" w:styleId="Commentaire">
    <w:name w:val="annotation text"/>
    <w:basedOn w:val="Normal"/>
    <w:link w:val="CommentaireCar"/>
    <w:uiPriority w:val="99"/>
    <w:unhideWhenUsed/>
    <w:rsid w:val="002753AB"/>
    <w:pPr>
      <w:spacing w:line="240" w:lineRule="auto"/>
    </w:pPr>
    <w:rPr>
      <w:sz w:val="20"/>
      <w:szCs w:val="20"/>
    </w:rPr>
  </w:style>
  <w:style w:type="character" w:customStyle="1" w:styleId="CommentaireCar">
    <w:name w:val="Commentaire Car"/>
    <w:basedOn w:val="Policepardfaut"/>
    <w:link w:val="Commentaire"/>
    <w:uiPriority w:val="99"/>
    <w:rsid w:val="002753AB"/>
    <w:rPr>
      <w:rFonts w:eastAsiaTheme="minorEastAsia"/>
      <w:sz w:val="20"/>
      <w:szCs w:val="20"/>
      <w:lang w:val="en-US" w:eastAsia="zh-CN"/>
    </w:rPr>
  </w:style>
  <w:style w:type="paragraph" w:styleId="Objetducommentaire">
    <w:name w:val="annotation subject"/>
    <w:basedOn w:val="Commentaire"/>
    <w:next w:val="Commentaire"/>
    <w:link w:val="ObjetducommentaireCar"/>
    <w:uiPriority w:val="99"/>
    <w:semiHidden/>
    <w:unhideWhenUsed/>
    <w:rsid w:val="002753AB"/>
    <w:rPr>
      <w:b/>
      <w:bCs/>
    </w:rPr>
  </w:style>
  <w:style w:type="character" w:customStyle="1" w:styleId="ObjetducommentaireCar">
    <w:name w:val="Objet du commentaire Car"/>
    <w:basedOn w:val="CommentaireCar"/>
    <w:link w:val="Objetducommentaire"/>
    <w:uiPriority w:val="99"/>
    <w:semiHidden/>
    <w:rsid w:val="002753AB"/>
    <w:rPr>
      <w:rFonts w:eastAsiaTheme="minorEastAsia"/>
      <w:b/>
      <w:bCs/>
      <w:sz w:val="20"/>
      <w:szCs w:val="20"/>
      <w:lang w:val="en-US" w:eastAsia="zh-CN"/>
    </w:rPr>
  </w:style>
  <w:style w:type="paragraph" w:styleId="Rvision">
    <w:name w:val="Revision"/>
    <w:hidden/>
    <w:uiPriority w:val="99"/>
    <w:semiHidden/>
    <w:rsid w:val="005E682D"/>
    <w:pPr>
      <w:spacing w:after="0" w:line="240" w:lineRule="auto"/>
    </w:pPr>
    <w:rPr>
      <w:rFonts w:eastAsiaTheme="minorEastAsia"/>
      <w:lang w:val="en-US" w:eastAsia="zh-CN"/>
    </w:rPr>
  </w:style>
  <w:style w:type="paragraph" w:styleId="NormalWeb">
    <w:name w:val="Normal (Web)"/>
    <w:basedOn w:val="Normal"/>
    <w:uiPriority w:val="99"/>
    <w:semiHidden/>
    <w:unhideWhenUsed/>
    <w:rsid w:val="00B320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633205">
      <w:bodyDiv w:val="1"/>
      <w:marLeft w:val="0"/>
      <w:marRight w:val="0"/>
      <w:marTop w:val="0"/>
      <w:marBottom w:val="0"/>
      <w:divBdr>
        <w:top w:val="none" w:sz="0" w:space="0" w:color="auto"/>
        <w:left w:val="none" w:sz="0" w:space="0" w:color="auto"/>
        <w:bottom w:val="none" w:sz="0" w:space="0" w:color="auto"/>
        <w:right w:val="none" w:sz="0" w:space="0" w:color="auto"/>
      </w:divBdr>
      <w:divsChild>
        <w:div w:id="410585535">
          <w:marLeft w:val="0"/>
          <w:marRight w:val="24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github.com/OUANZOUGUIAbdelhak/FLASK-APPLICATION"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github.com/OUANZOUGUIAbdelhak/GLASS-GP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hyperlink" Target="https://github.com/DS4SD/docling"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github.com/OUANZOUGUIAbdelhak/NEURAL-NETWORK-TRAINING-ON-GLASS-ALTERATION-DATA" TargetMode="External"/><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hyperlink" Target="https://github.com/OUANZOUGUIAbdelhak/GLASS-GP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github.com/langflow-ai/langflow" TargetMode="External"/><Relationship Id="rId35" Type="http://schemas.microsoft.com/office/2011/relationships/people" Target="peop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9B0E31693D4A4AB0342CC9CEB4A844" ma:contentTypeVersion="15" ma:contentTypeDescription="Crée un document." ma:contentTypeScope="" ma:versionID="5e90b5d4899ab2ffe21d767f44df6b92">
  <xsd:schema xmlns:xsd="http://www.w3.org/2001/XMLSchema" xmlns:xs="http://www.w3.org/2001/XMLSchema" xmlns:p="http://schemas.microsoft.com/office/2006/metadata/properties" xmlns:ns3="34352cb7-1baa-47de-8aad-accc83440b94" xmlns:ns4="482fa761-7c65-4291-8535-4b58ba3e3252" targetNamespace="http://schemas.microsoft.com/office/2006/metadata/properties" ma:root="true" ma:fieldsID="dc9f2b38e838a4cda33f566c0d78944c" ns3:_="" ns4:_="">
    <xsd:import namespace="34352cb7-1baa-47de-8aad-accc83440b94"/>
    <xsd:import namespace="482fa761-7c65-4291-8535-4b58ba3e325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LengthInSecond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52cb7-1baa-47de-8aad-accc83440b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2fa761-7c65-4291-8535-4b58ba3e3252"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4352cb7-1baa-47de-8aad-accc83440b94" xsi:nil="true"/>
  </documentManagement>
</p:properties>
</file>

<file path=customXml/itemProps1.xml><?xml version="1.0" encoding="utf-8"?>
<ds:datastoreItem xmlns:ds="http://schemas.openxmlformats.org/officeDocument/2006/customXml" ds:itemID="{89E28946-DE13-4F3B-B40A-0FA8113727B2}">
  <ds:schemaRefs>
    <ds:schemaRef ds:uri="http://schemas.microsoft.com/sharepoint/v3/contenttype/forms"/>
  </ds:schemaRefs>
</ds:datastoreItem>
</file>

<file path=customXml/itemProps2.xml><?xml version="1.0" encoding="utf-8"?>
<ds:datastoreItem xmlns:ds="http://schemas.openxmlformats.org/officeDocument/2006/customXml" ds:itemID="{682B9CA7-527E-46B4-B3B1-B55206A23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352cb7-1baa-47de-8aad-accc83440b94"/>
    <ds:schemaRef ds:uri="482fa761-7c65-4291-8535-4b58ba3e32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C443-6998-4356-9788-7605581880F9}">
  <ds:schemaRefs>
    <ds:schemaRef ds:uri="http://schemas.microsoft.com/office/2006/metadata/properties"/>
    <ds:schemaRef ds:uri="http://schemas.microsoft.com/office/infopath/2007/PartnerControls"/>
    <ds:schemaRef ds:uri="34352cb7-1baa-47de-8aad-accc83440b94"/>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7028</Words>
  <Characters>40065</Characters>
  <Application>Microsoft Office Word</Application>
  <DocSecurity>0</DocSecurity>
  <Lines>333</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Abdelhak Ouanzougui</dc:creator>
  <cp:keywords/>
  <dc:description/>
  <cp:lastModifiedBy>Abdelhak Ouanzougui</cp:lastModifiedBy>
  <cp:revision>2</cp:revision>
  <cp:lastPrinted>2025-10-13T11:33:00Z</cp:lastPrinted>
  <dcterms:created xsi:type="dcterms:W3CDTF">2025-10-19T17:39:00Z</dcterms:created>
  <dcterms:modified xsi:type="dcterms:W3CDTF">2025-10-19T17:39:00Z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0x010100AE9B0E31693D4A4AB0342CC9CEB4A844</vt:lpwstr>
  </property>
</Properties>
</file>